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735D00" w14:textId="60311828" w:rsidR="00B65CA8" w:rsidRPr="007F1D31" w:rsidRDefault="00DE3364" w:rsidP="006843E6">
      <w:pPr>
        <w:pStyle w:val="papertitle"/>
        <w:spacing w:before="100" w:beforeAutospacing="1" w:after="100" w:afterAutospacing="1"/>
        <w:sectPr w:rsidR="00B65CA8" w:rsidRPr="007F1D31" w:rsidSect="001A3B3D">
          <w:footerReference w:type="first" r:id="rId11"/>
          <w:pgSz w:w="12240" w:h="15840" w:code="1"/>
          <w:pgMar w:top="1080" w:right="893" w:bottom="1440" w:left="893" w:header="720" w:footer="720" w:gutter="0"/>
          <w:cols w:space="720"/>
          <w:titlePg/>
          <w:docGrid w:linePitch="360"/>
        </w:sectPr>
      </w:pPr>
      <w:r>
        <w:t xml:space="preserve">Fatigue Monitoring </w:t>
      </w:r>
      <w:r w:rsidR="0005009C">
        <w:t xml:space="preserve">in Advanced Manufacturing and Supply Chain (AMSC) </w:t>
      </w:r>
      <w:r>
        <w:t>Using Wearable Technology</w:t>
      </w:r>
    </w:p>
    <w:p w14:paraId="141C6AC7" w14:textId="2485AF97" w:rsidR="00371FA3" w:rsidRDefault="00B65CA8" w:rsidP="00371FA3">
      <w:pPr>
        <w:pStyle w:val="Author"/>
        <w:spacing w:before="0" w:after="0"/>
        <w:rPr>
          <w:sz w:val="18"/>
          <w:szCs w:val="18"/>
        </w:rPr>
      </w:pPr>
      <w:r>
        <w:rPr>
          <w:sz w:val="18"/>
          <w:szCs w:val="18"/>
        </w:rPr>
        <w:t>Emily Montgomery</w:t>
      </w:r>
      <w:r w:rsidRPr="00F847A6">
        <w:rPr>
          <w:sz w:val="18"/>
          <w:szCs w:val="18"/>
        </w:rPr>
        <w:t xml:space="preserve"> </w:t>
      </w:r>
      <w:r w:rsidRPr="00F847A6">
        <w:rPr>
          <w:sz w:val="18"/>
          <w:szCs w:val="18"/>
        </w:rPr>
        <w:br/>
      </w:r>
      <w:r>
        <w:rPr>
          <w:i/>
          <w:sz w:val="18"/>
          <w:szCs w:val="18"/>
        </w:rPr>
        <w:t>Industrial Engineering Department</w:t>
      </w:r>
      <w:r w:rsidRPr="00F847A6">
        <w:rPr>
          <w:sz w:val="18"/>
          <w:szCs w:val="18"/>
        </w:rPr>
        <w:br/>
      </w:r>
      <w:r>
        <w:rPr>
          <w:i/>
          <w:sz w:val="18"/>
          <w:szCs w:val="18"/>
        </w:rPr>
        <w:t>University of Louisville</w:t>
      </w:r>
      <w:r w:rsidR="007F1D31">
        <w:rPr>
          <w:i/>
          <w:sz w:val="18"/>
          <w:szCs w:val="18"/>
        </w:rPr>
        <w:t xml:space="preserve"> </w:t>
      </w:r>
      <w:r>
        <w:rPr>
          <w:sz w:val="18"/>
          <w:szCs w:val="18"/>
        </w:rPr>
        <w:t>Louisville, KY, USA</w:t>
      </w:r>
      <w:r w:rsidRPr="00F847A6">
        <w:rPr>
          <w:sz w:val="18"/>
          <w:szCs w:val="18"/>
        </w:rPr>
        <w:br/>
      </w:r>
      <w:r w:rsidR="00CF6122">
        <w:rPr>
          <w:sz w:val="18"/>
          <w:szCs w:val="18"/>
        </w:rPr>
        <w:t>edmont02@louisville.edu</w:t>
      </w:r>
      <w:r w:rsidR="00371FA3">
        <w:rPr>
          <w:sz w:val="18"/>
          <w:szCs w:val="18"/>
        </w:rPr>
        <w:t xml:space="preserve"> </w:t>
      </w:r>
    </w:p>
    <w:p w14:paraId="27A271A5" w14:textId="34B5EE5C" w:rsidR="00546275" w:rsidRDefault="00546275" w:rsidP="00371FA3">
      <w:pPr>
        <w:pStyle w:val="Author"/>
        <w:spacing w:before="0" w:after="0"/>
        <w:rPr>
          <w:sz w:val="18"/>
          <w:szCs w:val="18"/>
        </w:rPr>
      </w:pPr>
      <w:r>
        <w:rPr>
          <w:sz w:val="18"/>
          <w:szCs w:val="18"/>
        </w:rPr>
        <w:t>Advi</w:t>
      </w:r>
      <w:r w:rsidR="00B12980">
        <w:rPr>
          <w:sz w:val="18"/>
          <w:szCs w:val="18"/>
        </w:rPr>
        <w:t>so</w:t>
      </w:r>
      <w:r>
        <w:rPr>
          <w:sz w:val="18"/>
          <w:szCs w:val="18"/>
        </w:rPr>
        <w:t>r: Dr. Yunmei Liu</w:t>
      </w:r>
      <w:r w:rsidRPr="00F847A6">
        <w:rPr>
          <w:sz w:val="18"/>
          <w:szCs w:val="18"/>
        </w:rPr>
        <w:t xml:space="preserve"> </w:t>
      </w:r>
      <w:r w:rsidRPr="00F847A6">
        <w:rPr>
          <w:sz w:val="18"/>
          <w:szCs w:val="18"/>
        </w:rPr>
        <w:br/>
      </w:r>
      <w:r>
        <w:rPr>
          <w:i/>
          <w:sz w:val="18"/>
          <w:szCs w:val="18"/>
        </w:rPr>
        <w:t>Industrial Engineering Department</w:t>
      </w:r>
      <w:r w:rsidRPr="00F847A6">
        <w:rPr>
          <w:sz w:val="18"/>
          <w:szCs w:val="18"/>
        </w:rPr>
        <w:br/>
      </w:r>
      <w:r>
        <w:rPr>
          <w:i/>
          <w:sz w:val="18"/>
          <w:szCs w:val="18"/>
        </w:rPr>
        <w:t xml:space="preserve">University of Louisville </w:t>
      </w:r>
      <w:r>
        <w:rPr>
          <w:sz w:val="18"/>
          <w:szCs w:val="18"/>
        </w:rPr>
        <w:t>Louisville, KY, USA</w:t>
      </w:r>
      <w:r w:rsidRPr="00F847A6">
        <w:rPr>
          <w:sz w:val="18"/>
          <w:szCs w:val="18"/>
        </w:rPr>
        <w:br/>
      </w:r>
      <w:r>
        <w:rPr>
          <w:sz w:val="18"/>
          <w:szCs w:val="18"/>
        </w:rPr>
        <w:t>yunmei.liu@louisville.edu</w:t>
      </w:r>
    </w:p>
    <w:p w14:paraId="44292629" w14:textId="0726AF38" w:rsidR="00546275" w:rsidRPr="005B520E" w:rsidRDefault="00546275" w:rsidP="004F056C">
      <w:pPr>
        <w:pStyle w:val="Author"/>
        <w:spacing w:before="100" w:beforeAutospacing="1"/>
        <w:jc w:val="both"/>
        <w:sectPr w:rsidR="00546275" w:rsidRPr="005B520E" w:rsidSect="00371FA3">
          <w:type w:val="continuous"/>
          <w:pgSz w:w="12240" w:h="15840" w:code="1"/>
          <w:pgMar w:top="1080" w:right="893" w:bottom="1440" w:left="893" w:header="720" w:footer="720" w:gutter="0"/>
          <w:cols w:num="2" w:space="720"/>
          <w:docGrid w:linePitch="360"/>
        </w:sectPr>
      </w:pPr>
    </w:p>
    <w:p w14:paraId="128D2612" w14:textId="77777777" w:rsidR="00CA4392" w:rsidRPr="00B65CA8" w:rsidRDefault="00CA4392" w:rsidP="00CF6122">
      <w:pPr>
        <w:pStyle w:val="Author"/>
        <w:spacing w:before="100" w:beforeAutospacing="1"/>
        <w:jc w:val="both"/>
        <w:rPr>
          <w:sz w:val="16"/>
          <w:szCs w:val="16"/>
        </w:rPr>
        <w:sectPr w:rsidR="00CA4392" w:rsidRPr="00B65CA8" w:rsidSect="00F847A6">
          <w:type w:val="continuous"/>
          <w:pgSz w:w="12240" w:h="15840" w:code="1"/>
          <w:pgMar w:top="1080" w:right="893" w:bottom="1440" w:left="893" w:header="720" w:footer="720" w:gutter="0"/>
          <w:cols w:num="4" w:space="216"/>
          <w:docGrid w:linePitch="360"/>
        </w:sectPr>
      </w:pPr>
    </w:p>
    <w:p w14:paraId="58935029" w14:textId="77777777" w:rsidR="006347CF" w:rsidRPr="00B65CA8" w:rsidRDefault="006347CF" w:rsidP="00CA4392">
      <w:pPr>
        <w:pStyle w:val="Author"/>
        <w:spacing w:before="100" w:beforeAutospacing="1"/>
        <w:jc w:val="both"/>
        <w:rPr>
          <w:sz w:val="16"/>
          <w:szCs w:val="16"/>
        </w:rPr>
        <w:sectPr w:rsidR="006347CF" w:rsidRPr="00B65CA8" w:rsidSect="00F847A6">
          <w:type w:val="continuous"/>
          <w:pgSz w:w="12240" w:h="15840" w:code="1"/>
          <w:pgMar w:top="1080" w:right="893" w:bottom="1440" w:left="893" w:header="720" w:footer="720" w:gutter="0"/>
          <w:cols w:num="4" w:space="216"/>
          <w:docGrid w:linePitch="360"/>
        </w:sectPr>
      </w:pPr>
    </w:p>
    <w:p w14:paraId="6CD69725" w14:textId="6C04560E" w:rsidR="000331D8" w:rsidRPr="000331D8" w:rsidRDefault="000331D8" w:rsidP="000331D8">
      <w:pPr>
        <w:pStyle w:val="BodyText"/>
        <w:ind w:firstLine="0"/>
        <w:rPr>
          <w:b/>
          <w:bCs/>
          <w:spacing w:val="0"/>
          <w:sz w:val="18"/>
          <w:szCs w:val="18"/>
          <w:lang w:val="en-US" w:eastAsia="en-US"/>
        </w:rPr>
      </w:pPr>
      <w:r w:rsidRPr="000331D8">
        <w:rPr>
          <w:b/>
          <w:bCs/>
          <w:i/>
          <w:iCs/>
          <w:spacing w:val="0"/>
          <w:sz w:val="18"/>
          <w:szCs w:val="18"/>
          <w:lang w:val="en-US" w:eastAsia="en-US"/>
        </w:rPr>
        <w:t>Abstract</w:t>
      </w:r>
      <w:r>
        <w:rPr>
          <w:b/>
          <w:bCs/>
          <w:spacing w:val="0"/>
          <w:sz w:val="18"/>
          <w:szCs w:val="18"/>
          <w:lang w:val="en-US" w:eastAsia="en-US"/>
        </w:rPr>
        <w:t>--</w:t>
      </w:r>
      <w:r w:rsidRPr="000331D8">
        <w:rPr>
          <w:b/>
          <w:bCs/>
          <w:spacing w:val="0"/>
          <w:sz w:val="18"/>
          <w:szCs w:val="18"/>
          <w:lang w:val="en-US" w:eastAsia="en-US"/>
        </w:rPr>
        <w:t xml:space="preserve">In Advanced Manufacturing and Supply Chain (AMSC) environments, workers frequently face demanding conditions that contribute to physical strain and increased fatigue, impacting safety, productivity, and well-being. The goal of this study is to investigate and develop effective methods using wearable electromyography (EMG) sensors to monitor and predict muscle fatigue in workers performing repetitive forearm tasks within AMSC settings. The flexor digitorum superficialis (FDS) and extensor digitorum communis (EDC) forearm muscles, vital for gripping and grasping activities, were the focal points. Signal processing techniques included Fast Fourier Transform (FFT), Power Spectral Density (PSD), and various time-domain metrics and analyses (raw EMG, filtered EMG, rectified EMG, EMG envelope, SD, MAV, RMS). FFT analysis identified fatigue in FDS trials 4 and 5, prompting further exploration of frequency domain indicators over time-domain counterparts. Trials utilized the Delsys Trigno Lite System Surface EMG Sensors and Camry Electronic Hand Dynamometer. Baseline data was collected from the dominant arm performing fatigue-inducing activities interspersed with rest periods. </w:t>
      </w:r>
      <w:r w:rsidR="002D69D2" w:rsidRPr="00A12995">
        <w:rPr>
          <w:b/>
          <w:bCs/>
          <w:spacing w:val="0"/>
          <w:sz w:val="18"/>
          <w:szCs w:val="18"/>
          <w:lang w:val="en-US" w:eastAsia="en-US"/>
        </w:rPr>
        <w:t>In this study I</w:t>
      </w:r>
      <w:r w:rsidRPr="00A12995">
        <w:rPr>
          <w:b/>
          <w:bCs/>
          <w:spacing w:val="0"/>
          <w:sz w:val="18"/>
          <w:szCs w:val="18"/>
          <w:lang w:val="en-US" w:eastAsia="en-US"/>
        </w:rPr>
        <w:t xml:space="preserve"> identif</w:t>
      </w:r>
      <w:r w:rsidR="002D69D2" w:rsidRPr="00A12995">
        <w:rPr>
          <w:b/>
          <w:bCs/>
          <w:spacing w:val="0"/>
          <w:sz w:val="18"/>
          <w:szCs w:val="18"/>
          <w:lang w:val="en-US" w:eastAsia="en-US"/>
        </w:rPr>
        <w:t>ied</w:t>
      </w:r>
      <w:r w:rsidRPr="00A12995">
        <w:rPr>
          <w:b/>
          <w:bCs/>
          <w:spacing w:val="0"/>
          <w:sz w:val="18"/>
          <w:szCs w:val="18"/>
          <w:lang w:val="en-US" w:eastAsia="en-US"/>
        </w:rPr>
        <w:t xml:space="preserve"> key metrics for fatigue assessment.</w:t>
      </w:r>
      <w:r w:rsidRPr="000331D8">
        <w:rPr>
          <w:b/>
          <w:bCs/>
          <w:spacing w:val="0"/>
          <w:sz w:val="18"/>
          <w:szCs w:val="18"/>
          <w:lang w:val="en-US" w:eastAsia="en-US"/>
        </w:rPr>
        <w:t xml:space="preserve"> A Python program was developed to visualize, process, and extract features from EMG and accelerometer data, including root mean square (RMS) and median frequency (MDF) plots. Future research aims to refine these findings with larger participant pools and varied tasks, integrating identified metrics into machine learning and deep learning models for predicting muscle fatigue.</w:t>
      </w:r>
    </w:p>
    <w:p w14:paraId="7F7150FC" w14:textId="5D2C5197" w:rsidR="000331D8" w:rsidRPr="000331D8" w:rsidRDefault="000331D8" w:rsidP="000331D8">
      <w:pPr>
        <w:pStyle w:val="Keywords"/>
      </w:pPr>
      <w:r w:rsidRPr="000331D8">
        <w:t>Keywords—muscle fatigue, Advanced Manufacturing and Supply Chain (AMSC), signal processing, surface electromyography (sEMG)</w:t>
      </w:r>
    </w:p>
    <w:p w14:paraId="393CDF24" w14:textId="4CCA7AFB" w:rsidR="000331D8" w:rsidRPr="000331D8" w:rsidRDefault="000331D8" w:rsidP="000331D8">
      <w:pPr>
        <w:pStyle w:val="Heading1"/>
        <w:ind w:firstLine="0"/>
      </w:pPr>
      <w:r w:rsidRPr="000331D8">
        <w:t>INTRODUCTION</w:t>
      </w:r>
    </w:p>
    <w:p w14:paraId="094CD894" w14:textId="77777777" w:rsidR="000A5141" w:rsidRDefault="006C44C9" w:rsidP="000A5141">
      <w:pPr>
        <w:pStyle w:val="BodyText"/>
      </w:pPr>
      <w:r>
        <w:t>In Advanced Manufacturing and Supply Chain (AMSC) environments, workers frequently perform repetitive tasks with their hands, leading to musculoskeletal issues and increased fatigue [1][2][20]. This fatigue can significantly impact worker productivity, safety, and overall well-being.</w:t>
      </w:r>
      <w:r w:rsidR="000A5141">
        <w:t xml:space="preserve"> </w:t>
      </w:r>
    </w:p>
    <w:p w14:paraId="45AB47F4" w14:textId="0DD040A6" w:rsidR="006C44C9" w:rsidRDefault="006C44C9" w:rsidP="000A5141">
      <w:pPr>
        <w:pStyle w:val="BodyText"/>
      </w:pPr>
      <w:r>
        <w:t xml:space="preserve">Therefore, monitoring and predicting muscle fatigue is crucial for creating safer and more effective working conditions. Fatigue monitoring can help identify early signs of overexertion, allowing for timely interventions to prevent injuries and reduce downtime </w:t>
      </w:r>
      <w:r w:rsidR="000A5141">
        <w:t>[1][2]</w:t>
      </w:r>
      <w:r>
        <w:t>[20].</w:t>
      </w:r>
    </w:p>
    <w:p w14:paraId="54553965" w14:textId="7486E74F" w:rsidR="006C44C9" w:rsidRDefault="006C44C9" w:rsidP="000331D8">
      <w:pPr>
        <w:pStyle w:val="BodyText"/>
      </w:pPr>
      <w:r>
        <w:t xml:space="preserve">Implementing wearable EMG sensors and other advanced monitoring technologies can provide real-time data on muscle activity, offering valuable insights into worker fatigue levels </w:t>
      </w:r>
      <w:r w:rsidR="00F87F44">
        <w:t>[1][2]</w:t>
      </w:r>
      <w:r>
        <w:t>[20].</w:t>
      </w:r>
      <w:r w:rsidR="00F87F44">
        <w:t xml:space="preserve"> These technologies can be integrated into ergonomic </w:t>
      </w:r>
      <w:r w:rsidR="00F87F44">
        <w:t>programs to further improve workplace safety and health outcomes.</w:t>
      </w:r>
    </w:p>
    <w:p w14:paraId="78496456" w14:textId="06B0EFE8" w:rsidR="00F87F44" w:rsidRPr="000331D8" w:rsidRDefault="00F87F44" w:rsidP="000331D8">
      <w:pPr>
        <w:pStyle w:val="BodyText"/>
      </w:pPr>
      <w:r>
        <w:t>This is why effective fatigue monitoring in AMSC environments not only protects workers’ health but also contributes to the overall efficiency and sustainability of manufacturing operations [20].</w:t>
      </w:r>
    </w:p>
    <w:p w14:paraId="64FD4DE0" w14:textId="592BCC56" w:rsidR="000331D8" w:rsidRPr="000331D8" w:rsidRDefault="000331D8" w:rsidP="000331D8">
      <w:pPr>
        <w:pStyle w:val="BodyText"/>
      </w:pPr>
      <w:r w:rsidRPr="00C20CC1">
        <w:t>Electromyography (EMG) is a technique used to record muscle activity by detecting the electrical signals generated when motor neurons transmit instructions from the brain to the muscles [3].</w:t>
      </w:r>
      <w:r w:rsidRPr="000331D8">
        <w:t xml:space="preserve"> In this study, we utilize surface EMG (sEMG) sensors, specifically the Delsys Trigno Lite System, which are non-invasive and easy to use. </w:t>
      </w:r>
      <w:r w:rsidRPr="008221BB">
        <w:t>These sensors capture the electrical activity of the muscles, providing raw EMG signals that can be visualized and analyzed to detect muscle fatigue [4].</w:t>
      </w:r>
    </w:p>
    <w:p w14:paraId="64A16736" w14:textId="64C1B6B4" w:rsidR="000331D8" w:rsidRPr="000331D8" w:rsidRDefault="000331D8" w:rsidP="000331D8">
      <w:pPr>
        <w:pStyle w:val="BodyText"/>
      </w:pPr>
      <w:r w:rsidRPr="000331D8">
        <w:t xml:space="preserve">The flexor digitorum superficialis (FDS) and extensor digitorum communis (EDC) muscles in the forearm were chosen as the focal points of this study. Other forearm muscles considered included the extensor carpi radialis longus, flexor carpi radialis, pronator quadratus, and pronator teres. </w:t>
      </w:r>
      <w:r w:rsidRPr="00F96BE8">
        <w:t>The FDS and EDC muscles were selected because they are accessible for surface EMG use, minimizing crosstalk from neighboring signals [5].</w:t>
      </w:r>
      <w:r w:rsidRPr="000331D8">
        <w:t xml:space="preserve"> </w:t>
      </w:r>
      <w:r w:rsidRPr="000F0FC2">
        <w:t>Additionally, these muscles are complementary – FDS flexes the digits, while EDC extends them – and are essential for gripping and grasping activities commonly performed in AMSC environments [6]</w:t>
      </w:r>
      <w:r w:rsidR="000F0FC2">
        <w:t>[7]</w:t>
      </w:r>
      <w:r w:rsidRPr="000F0FC2">
        <w:t>.</w:t>
      </w:r>
    </w:p>
    <w:p w14:paraId="1F015E7B" w14:textId="77777777" w:rsidR="000331D8" w:rsidRPr="000331D8" w:rsidRDefault="000331D8" w:rsidP="000331D8">
      <w:pPr>
        <w:pStyle w:val="BodyText"/>
      </w:pPr>
      <w:r w:rsidRPr="000331D8">
        <w:t>Various signal processing techniques were applied to the EMG data collected from the FDS and EDC muscles. These techniques included:</w:t>
      </w:r>
    </w:p>
    <w:p w14:paraId="129262B0" w14:textId="58AD3006" w:rsidR="000331D8" w:rsidRPr="000331D8" w:rsidRDefault="000331D8" w:rsidP="0024039A">
      <w:pPr>
        <w:pStyle w:val="BodyText"/>
        <w:numPr>
          <w:ilvl w:val="0"/>
          <w:numId w:val="12"/>
        </w:numPr>
      </w:pPr>
      <w:r w:rsidRPr="000331D8">
        <w:t>Filtering the EMG signal with a 4th order Butterworth bandpass (20-450Hz)</w:t>
      </w:r>
      <w:r w:rsidR="0017203E">
        <w:t xml:space="preserve"> [12][15]</w:t>
      </w:r>
      <w:r w:rsidR="002E52E7">
        <w:t xml:space="preserve"> [Figures 4 and 5]</w:t>
      </w:r>
    </w:p>
    <w:p w14:paraId="14E0B0CA" w14:textId="1D19418D" w:rsidR="000331D8" w:rsidRPr="000331D8" w:rsidRDefault="000331D8" w:rsidP="0024039A">
      <w:pPr>
        <w:pStyle w:val="BodyText"/>
        <w:numPr>
          <w:ilvl w:val="0"/>
          <w:numId w:val="8"/>
        </w:numPr>
      </w:pPr>
      <w:r w:rsidRPr="000331D8">
        <w:t>Rectifying the EMG signal</w:t>
      </w:r>
      <w:r w:rsidR="0017203E">
        <w:t xml:space="preserve"> [12]</w:t>
      </w:r>
      <w:r w:rsidR="002E52E7">
        <w:t>[Figures 2 and 3]</w:t>
      </w:r>
    </w:p>
    <w:p w14:paraId="0AEAE75D" w14:textId="526DDA61" w:rsidR="000331D8" w:rsidRPr="000331D8" w:rsidRDefault="000331D8" w:rsidP="0024039A">
      <w:pPr>
        <w:pStyle w:val="BodyText"/>
        <w:numPr>
          <w:ilvl w:val="0"/>
          <w:numId w:val="8"/>
        </w:numPr>
      </w:pPr>
      <w:r w:rsidRPr="000331D8">
        <w:t>Generating EMG envelopes with a low pass filter of 10Hz</w:t>
      </w:r>
      <w:r w:rsidR="0017203E">
        <w:t xml:space="preserve"> [12]</w:t>
      </w:r>
      <w:r w:rsidR="00230183">
        <w:t>[Figures 2 and 3]</w:t>
      </w:r>
    </w:p>
    <w:p w14:paraId="70BA942D" w14:textId="3C183513" w:rsidR="000331D8" w:rsidRPr="000331D8" w:rsidRDefault="000331D8" w:rsidP="0024039A">
      <w:pPr>
        <w:pStyle w:val="BodyText"/>
        <w:numPr>
          <w:ilvl w:val="0"/>
          <w:numId w:val="8"/>
        </w:numPr>
      </w:pPr>
      <w:r w:rsidRPr="000331D8">
        <w:t>Calculating RMS, MAV, and SD for each trial</w:t>
      </w:r>
      <w:r w:rsidR="0017203E">
        <w:t xml:space="preserve"> [13]</w:t>
      </w:r>
      <w:r w:rsidR="00230183">
        <w:t>[Tables 1 and 2]</w:t>
      </w:r>
    </w:p>
    <w:p w14:paraId="40D387CC" w14:textId="77169CB8" w:rsidR="000331D8" w:rsidRPr="000331D8" w:rsidRDefault="000331D8" w:rsidP="0024039A">
      <w:pPr>
        <w:pStyle w:val="BodyText"/>
        <w:numPr>
          <w:ilvl w:val="0"/>
          <w:numId w:val="8"/>
        </w:numPr>
      </w:pPr>
      <w:r w:rsidRPr="000331D8">
        <w:t>Plotting accelerometer data along its three axes (x, y, z) and calculating its magnitude</w:t>
      </w:r>
      <w:r w:rsidR="0017203E">
        <w:t xml:space="preserve"> [8]</w:t>
      </w:r>
    </w:p>
    <w:p w14:paraId="0E0D63EC" w14:textId="3800F78A" w:rsidR="000331D8" w:rsidRPr="000331D8" w:rsidRDefault="000331D8" w:rsidP="0024039A">
      <w:pPr>
        <w:pStyle w:val="BodyText"/>
        <w:numPr>
          <w:ilvl w:val="0"/>
          <w:numId w:val="8"/>
        </w:numPr>
      </w:pPr>
      <w:r w:rsidRPr="000331D8">
        <w:lastRenderedPageBreak/>
        <w:t>Applying Fast Fourier Transform (FFT) and Power Spectral Density (PSD) for frequency domain analysis</w:t>
      </w:r>
      <w:r w:rsidR="0017203E">
        <w:t xml:space="preserve"> [12][16][17]</w:t>
      </w:r>
      <w:r w:rsidR="00230183">
        <w:t>[Figures 6 and 7]</w:t>
      </w:r>
    </w:p>
    <w:p w14:paraId="32BEFACD" w14:textId="664C33D0" w:rsidR="000331D8" w:rsidRPr="000331D8" w:rsidRDefault="000331D8" w:rsidP="0024039A">
      <w:pPr>
        <w:pStyle w:val="BodyText"/>
        <w:numPr>
          <w:ilvl w:val="0"/>
          <w:numId w:val="8"/>
        </w:numPr>
      </w:pPr>
      <w:r w:rsidRPr="000331D8">
        <w:t>Comparing results with 500 ms moving windows for RMS and MDF plots</w:t>
      </w:r>
      <w:r w:rsidR="0017203E">
        <w:t xml:space="preserve"> [14][19]</w:t>
      </w:r>
      <w:r w:rsidR="00230183">
        <w:t>[Figures 8 and 9]</w:t>
      </w:r>
    </w:p>
    <w:p w14:paraId="63A84870" w14:textId="2F3E2B50" w:rsidR="000331D8" w:rsidRPr="000331D8" w:rsidRDefault="000331D8" w:rsidP="000331D8">
      <w:pPr>
        <w:pStyle w:val="BodyText"/>
      </w:pPr>
      <w:r w:rsidRPr="000331D8">
        <w:t xml:space="preserve">Filtering is crucial to focus on relevant frequencies and minimize noise contamination. Time-domain and frequency-domain analyses offer different insights, and plotting both provides a comprehensive view of the data. </w:t>
      </w:r>
      <w:r w:rsidRPr="00784C94">
        <w:t>Accelerometer data helps understand movement changes associated with fatigue, such as hand tremors [</w:t>
      </w:r>
      <w:r w:rsidR="00784C94">
        <w:t>8</w:t>
      </w:r>
      <w:r w:rsidRPr="00784C94">
        <w:t>].</w:t>
      </w:r>
    </w:p>
    <w:p w14:paraId="49EFD2D8" w14:textId="062621D6" w:rsidR="000331D8" w:rsidRPr="000331D8" w:rsidRDefault="000331D8" w:rsidP="000331D8">
      <w:pPr>
        <w:pStyle w:val="BodyText"/>
      </w:pPr>
      <w:r w:rsidRPr="000331D8">
        <w:t xml:space="preserve">Initial findings indicate that frequency domain analysis, particularly FFT, revealed signs of fatigue in FDS trials 4 and 5. </w:t>
      </w:r>
      <w:r w:rsidRPr="0001758E">
        <w:t xml:space="preserve">In contrast, </w:t>
      </w:r>
      <w:r w:rsidR="0001758E" w:rsidRPr="0001758E">
        <w:t xml:space="preserve">as shown in “Figures and Tables” section, </w:t>
      </w:r>
      <w:r w:rsidRPr="0001758E">
        <w:t>time-domain metrics and PSD plots showed little to no change between fatigue-free and fatigued trials.</w:t>
      </w:r>
      <w:r w:rsidRPr="000331D8">
        <w:t xml:space="preserve"> Typically, fatigue would result in increased RMS and decreased MDF, but our data showed a more pronounced response in the frequency domain.</w:t>
      </w:r>
    </w:p>
    <w:p w14:paraId="1078805D" w14:textId="5355FFFD" w:rsidR="000331D8" w:rsidRPr="000331D8" w:rsidRDefault="000331D8" w:rsidP="000331D8">
      <w:pPr>
        <w:pStyle w:val="BodyText"/>
      </w:pPr>
      <w:r w:rsidRPr="000331D8">
        <w:t xml:space="preserve">To collect EMG and accelerometer data, the Camry Electronic Hand Dynamometer was used by squeezing and releasing it over specified periods. Trials consisted of 20 minutes rest, followed by 1.5 minutes of fatigue-free activity and 1.5 minutes of fatigued activity, repeated a total of five times. </w:t>
      </w:r>
      <w:r w:rsidRPr="000E2BF6">
        <w:t>Data was collected from the dominant arm.</w:t>
      </w:r>
    </w:p>
    <w:p w14:paraId="79E125BB" w14:textId="4CC4C4DA" w:rsidR="000331D8" w:rsidRPr="000331D8" w:rsidRDefault="00DD33AC" w:rsidP="000331D8">
      <w:pPr>
        <w:pStyle w:val="BodyText"/>
      </w:pPr>
      <w:r>
        <w:t>My role in this study</w:t>
      </w:r>
      <w:r w:rsidR="005A51BE">
        <w:t xml:space="preserve"> </w:t>
      </w:r>
      <w:r w:rsidR="000331D8" w:rsidRPr="000331D8">
        <w:t xml:space="preserve">involved collecting EMG and accelerometer data, processing the data through signal processing and feature extraction methods, and identifying valuable features for further study. I developed a Python program for EMG signal processing, feature extraction, and data visualization. </w:t>
      </w:r>
      <w:r w:rsidR="000331D8" w:rsidRPr="00FA626D">
        <w:t>These features were shared with my team for application in machine learning algorithms to predict muscle fatigue.</w:t>
      </w:r>
    </w:p>
    <w:p w14:paraId="13B259F3" w14:textId="71E44402" w:rsidR="000331D8" w:rsidRPr="000331D8" w:rsidRDefault="000331D8" w:rsidP="000331D8">
      <w:pPr>
        <w:pStyle w:val="Heading1"/>
        <w:ind w:firstLine="0"/>
      </w:pPr>
      <w:r w:rsidRPr="000331D8">
        <w:t>METHODOLOGY</w:t>
      </w:r>
    </w:p>
    <w:p w14:paraId="3C317A79" w14:textId="4856F8A0" w:rsidR="000331D8" w:rsidRPr="000331D8" w:rsidRDefault="000331D8" w:rsidP="000331D8">
      <w:pPr>
        <w:pStyle w:val="Heading2"/>
      </w:pPr>
      <w:r w:rsidRPr="000331D8">
        <w:t>Participants</w:t>
      </w:r>
    </w:p>
    <w:p w14:paraId="51343A77" w14:textId="44CC348E" w:rsidR="000331D8" w:rsidRPr="000331D8" w:rsidRDefault="000331D8" w:rsidP="000331D8">
      <w:pPr>
        <w:pStyle w:val="BodyText"/>
      </w:pPr>
      <w:r w:rsidRPr="000331D8">
        <w:t xml:space="preserve">Due to time constraints, we were unable to </w:t>
      </w:r>
      <w:r w:rsidR="002D69D2">
        <w:t xml:space="preserve">get IRB approved and </w:t>
      </w:r>
      <w:r w:rsidRPr="000331D8">
        <w:t xml:space="preserve">conduct an experiment with a larger participant pool as initially planned. Instead, we collected baseline data to identify valuable features. </w:t>
      </w:r>
      <w:r w:rsidRPr="00FA626D">
        <w:t>Our experimental protocol aimed to include several tasks for participants to induce fatigue, with the goal of involving a large participant pool.</w:t>
      </w:r>
    </w:p>
    <w:p w14:paraId="5BB3BE25" w14:textId="6704F25D" w:rsidR="000331D8" w:rsidRPr="000331D8" w:rsidRDefault="000331D8" w:rsidP="000331D8">
      <w:pPr>
        <w:pStyle w:val="BodyText"/>
      </w:pPr>
      <w:r w:rsidRPr="000331D8">
        <w:t xml:space="preserve">Initially, baseline data was collected on a 26-year-old adult female with no history of musculoskeletal disorders. The participant was right-handed and free from any upper limb injuries. </w:t>
      </w:r>
      <w:r w:rsidRPr="00FA626D">
        <w:t>This preliminary data collection helped establish a baseline for identifying useful feature extraction methods for the experiment.</w:t>
      </w:r>
    </w:p>
    <w:p w14:paraId="19928642" w14:textId="569A49DC" w:rsidR="000331D8" w:rsidRPr="000331D8" w:rsidRDefault="000331D8" w:rsidP="000331D8">
      <w:pPr>
        <w:pStyle w:val="Heading2"/>
      </w:pPr>
      <w:r w:rsidRPr="000331D8">
        <w:t>Equipment and Materials</w:t>
      </w:r>
    </w:p>
    <w:p w14:paraId="25354C46" w14:textId="6C354497" w:rsidR="000331D8" w:rsidRDefault="000331D8" w:rsidP="000331D8">
      <w:pPr>
        <w:pStyle w:val="BodyText"/>
        <w:rPr>
          <w:ins w:id="0" w:author="Liu, Yunmei" w:date="2024-07-31T11:15:00Z"/>
        </w:rPr>
      </w:pPr>
      <w:r w:rsidRPr="000331D8">
        <w:t xml:space="preserve">We used the Delsys Trigno System, which includes wireless sEMG sensors, a USB connector, and the Trigno Discover software application. The sensors were placed on prepped skin (cleaned with an alcohol wipe) using adhesive tape. Correct muscle placement was verified through preliminary tests. </w:t>
      </w:r>
      <w:r w:rsidRPr="00DC11F4">
        <w:t>This system was chosen for its ease of use and non-invasiveness, and it was used to collect both EMG and accelerometer data [</w:t>
      </w:r>
      <w:r w:rsidR="00DC11F4" w:rsidRPr="00DC11F4">
        <w:t>9</w:t>
      </w:r>
      <w:r w:rsidRPr="00DC11F4">
        <w:t>].</w:t>
      </w:r>
    </w:p>
    <w:p w14:paraId="3362B952" w14:textId="5E4E9F1F" w:rsidR="002D69D2" w:rsidRDefault="00C03C96" w:rsidP="000331D8">
      <w:pPr>
        <w:pStyle w:val="BodyText"/>
      </w:pPr>
      <w:r>
        <w:t>Figure 1: Data Collection</w:t>
      </w:r>
    </w:p>
    <w:p w14:paraId="5B33DBC4" w14:textId="726D9F53" w:rsidR="00C03C96" w:rsidRPr="000331D8" w:rsidRDefault="00C03C96" w:rsidP="000331D8">
      <w:pPr>
        <w:pStyle w:val="BodyText"/>
      </w:pPr>
      <w:r>
        <w:rPr>
          <w:noProof/>
        </w:rPr>
        <w:drawing>
          <wp:inline distT="0" distB="0" distL="0" distR="0" wp14:anchorId="7286318E" wp14:editId="30DB667E">
            <wp:extent cx="3195955" cy="4261485"/>
            <wp:effectExtent l="0" t="0" r="4445" b="5715"/>
            <wp:docPr id="1763291620" name="Picture 1" descr="EMG and Accelerometer data collection using the Camry Electronic Hand Dynamometer and the Delsys Trigno Lite System and Trigno Discover softwar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91620" name="Picture 1" descr="EMG and Accelerometer data collection using the Camry Electronic Hand Dynamometer and the Delsys Trigno Lite System and Trigno Discover software applicatio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955" cy="4261485"/>
                    </a:xfrm>
                    <a:prstGeom prst="rect">
                      <a:avLst/>
                    </a:prstGeom>
                  </pic:spPr>
                </pic:pic>
              </a:graphicData>
            </a:graphic>
          </wp:inline>
        </w:drawing>
      </w:r>
    </w:p>
    <w:p w14:paraId="08BBD90C" w14:textId="10BBE74F" w:rsidR="000331D8" w:rsidRPr="000331D8" w:rsidRDefault="000331D8" w:rsidP="000331D8">
      <w:pPr>
        <w:pStyle w:val="BodyText"/>
      </w:pPr>
      <w:r w:rsidRPr="000331D8">
        <w:t xml:space="preserve">The Camry Electronic Hand Dynamometer was used as a controlled method of fatigue induction. The device can be set to different resistance levels, providing a measurable and repeatable task for participants. It records the force exerted, which decreases as muscle fatigue sets in. </w:t>
      </w:r>
      <w:r w:rsidRPr="00DC11F4">
        <w:t>The participant was required to perform a series of grip and release actions until the trial ended.</w:t>
      </w:r>
    </w:p>
    <w:p w14:paraId="29825D01" w14:textId="1B017428" w:rsidR="000331D8" w:rsidRPr="000331D8" w:rsidRDefault="000331D8" w:rsidP="000331D8">
      <w:pPr>
        <w:pStyle w:val="BodyText"/>
      </w:pPr>
      <w:r w:rsidRPr="000331D8">
        <w:t>Data was collected using the Trigno Discover software application, which allowed real-time visualization of the signals</w:t>
      </w:r>
      <w:r w:rsidR="00EB03AA">
        <w:t xml:space="preserve"> [1</w:t>
      </w:r>
      <w:r w:rsidR="00F559FB">
        <w:t>0</w:t>
      </w:r>
      <w:r w:rsidR="00EB03AA">
        <w:t>]</w:t>
      </w:r>
      <w:r w:rsidRPr="000331D8">
        <w:t xml:space="preserve">. </w:t>
      </w:r>
      <w:r w:rsidRPr="00AA7E87">
        <w:t>Data was saved as CSV files and later converted into Excel Files for processing.</w:t>
      </w:r>
    </w:p>
    <w:p w14:paraId="0936B952" w14:textId="3AE84F52" w:rsidR="000331D8" w:rsidRPr="000331D8" w:rsidRDefault="000331D8" w:rsidP="000331D8">
      <w:pPr>
        <w:pStyle w:val="Heading2"/>
      </w:pPr>
      <w:r w:rsidRPr="000331D8">
        <w:t>Experimental Procedure</w:t>
      </w:r>
    </w:p>
    <w:p w14:paraId="13703CFC" w14:textId="77777777" w:rsidR="000331D8" w:rsidRPr="000331D8" w:rsidRDefault="000331D8" w:rsidP="000331D8">
      <w:pPr>
        <w:pStyle w:val="BodyText"/>
      </w:pPr>
      <w:r w:rsidRPr="000331D8">
        <w:t>Correct placement of the Delsys sensors was crucial to ensure accurate data collection. This process involved the following steps:</w:t>
      </w:r>
    </w:p>
    <w:p w14:paraId="53E039E1" w14:textId="4B5671AB" w:rsidR="000331D8" w:rsidRPr="000331D8" w:rsidRDefault="000331D8" w:rsidP="0024039A">
      <w:pPr>
        <w:pStyle w:val="BodyText"/>
        <w:numPr>
          <w:ilvl w:val="0"/>
          <w:numId w:val="9"/>
        </w:numPr>
      </w:pPr>
      <w:r w:rsidRPr="000331D8">
        <w:rPr>
          <w:b/>
          <w:bCs/>
        </w:rPr>
        <w:t>Preparation</w:t>
      </w:r>
      <w:r w:rsidRPr="000331D8">
        <w:t xml:space="preserve">: </w:t>
      </w:r>
      <w:r w:rsidRPr="00F559FB">
        <w:t>The skin at the sensor placement site was cleaned with an alcohol wipe to remove any oil and dead skin cells, ensuring a good electrical connection [1</w:t>
      </w:r>
      <w:r w:rsidR="00F559FB" w:rsidRPr="00F559FB">
        <w:t>1</w:t>
      </w:r>
      <w:r w:rsidRPr="00F559FB">
        <w:t>].</w:t>
      </w:r>
    </w:p>
    <w:p w14:paraId="5C195EA1" w14:textId="750BA16F" w:rsidR="000331D8" w:rsidRPr="000331D8" w:rsidRDefault="000331D8" w:rsidP="0024039A">
      <w:pPr>
        <w:pStyle w:val="BodyText"/>
        <w:numPr>
          <w:ilvl w:val="0"/>
          <w:numId w:val="9"/>
        </w:numPr>
      </w:pPr>
      <w:r w:rsidRPr="000331D8">
        <w:rPr>
          <w:b/>
          <w:bCs/>
        </w:rPr>
        <w:t>Reference Muscle Placement Guides</w:t>
      </w:r>
      <w:r w:rsidRPr="000331D8">
        <w:t xml:space="preserve">: The Delsys EMG Sensor Placement Guide was used to determine the exact location for sensor placement. </w:t>
      </w:r>
      <w:r w:rsidRPr="00F559FB">
        <w:t>The guide provides detailed instructions on locating the muscle belly and ensuring the sensor is positioned over the muscle fibers rather than tendons or motor points to minimize crosstalk and noise contamination [1</w:t>
      </w:r>
      <w:r w:rsidR="00F559FB" w:rsidRPr="00F559FB">
        <w:t>1</w:t>
      </w:r>
      <w:r w:rsidRPr="00F559FB">
        <w:t>].</w:t>
      </w:r>
    </w:p>
    <w:p w14:paraId="545023EC" w14:textId="39B215F8" w:rsidR="000331D8" w:rsidRPr="000331D8" w:rsidRDefault="000331D8" w:rsidP="0024039A">
      <w:pPr>
        <w:pStyle w:val="BodyText"/>
        <w:numPr>
          <w:ilvl w:val="0"/>
          <w:numId w:val="9"/>
        </w:numPr>
        <w:rPr>
          <w:lang w:val="en-US"/>
        </w:rPr>
      </w:pPr>
      <w:r w:rsidRPr="000331D8">
        <w:rPr>
          <w:b/>
          <w:bCs/>
        </w:rPr>
        <w:lastRenderedPageBreak/>
        <w:t>Verification of Muscle Activation</w:t>
      </w:r>
      <w:r w:rsidRPr="000331D8">
        <w:t xml:space="preserve">: To ensure proper placement, the targeted muscle’s activation was verified. For instance, for the flexor digitorum superficialis, the sensor was placed slightly below the wrist. </w:t>
      </w:r>
      <w:r w:rsidRPr="00F559FB">
        <w:t>Muscle activation was confirmed by flexing the</w:t>
      </w:r>
      <w:r w:rsidRPr="00F559FB">
        <w:rPr>
          <w:lang w:val="en-US"/>
        </w:rPr>
        <w:t xml:space="preserve"> fingers and feeling for the muscle’s contraction under the skin [</w:t>
      </w:r>
      <w:r w:rsidR="00F559FB" w:rsidRPr="00F559FB">
        <w:rPr>
          <w:lang w:val="en-US"/>
        </w:rPr>
        <w:t>11</w:t>
      </w:r>
      <w:r w:rsidRPr="00F559FB">
        <w:rPr>
          <w:lang w:val="en-US"/>
        </w:rPr>
        <w:t>].</w:t>
      </w:r>
    </w:p>
    <w:p w14:paraId="217F01FB" w14:textId="5A7B0C17" w:rsidR="000331D8" w:rsidRPr="000331D8" w:rsidRDefault="000331D8" w:rsidP="0024039A">
      <w:pPr>
        <w:pStyle w:val="BodyText"/>
        <w:numPr>
          <w:ilvl w:val="0"/>
          <w:numId w:val="9"/>
        </w:numPr>
      </w:pPr>
      <w:r w:rsidRPr="000331D8">
        <w:rPr>
          <w:b/>
          <w:bCs/>
        </w:rPr>
        <w:t>Sensor Placement</w:t>
      </w:r>
      <w:r w:rsidRPr="000331D8">
        <w:t xml:space="preserve">: Sensors were placed parallel to the muscle fibers to capture the best signal. </w:t>
      </w:r>
      <w:r w:rsidRPr="00F559FB">
        <w:t>According to the guide, sensors should be placed between a motor point and the tendon insertion or between two motor points [</w:t>
      </w:r>
      <w:r w:rsidR="00F559FB" w:rsidRPr="00F559FB">
        <w:t>11</w:t>
      </w:r>
      <w:r w:rsidRPr="00F559FB">
        <w:t>]. It was essential to avoid the muscle’s edges and ensure the arrow on the sensor was aligned parallel to the muscle fibers [</w:t>
      </w:r>
      <w:r w:rsidR="00F559FB" w:rsidRPr="00F559FB">
        <w:t>11</w:t>
      </w:r>
      <w:r w:rsidRPr="00F559FB">
        <w:t>].</w:t>
      </w:r>
    </w:p>
    <w:p w14:paraId="207BCD95" w14:textId="5EE3F77D" w:rsidR="000331D8" w:rsidRPr="000331D8" w:rsidRDefault="000331D8" w:rsidP="0024039A">
      <w:pPr>
        <w:pStyle w:val="BodyText"/>
        <w:numPr>
          <w:ilvl w:val="0"/>
          <w:numId w:val="9"/>
        </w:numPr>
      </w:pPr>
      <w:r w:rsidRPr="000331D8">
        <w:rPr>
          <w:b/>
          <w:bCs/>
        </w:rPr>
        <w:t>Application</w:t>
      </w:r>
      <w:r w:rsidRPr="000331D8">
        <w:t xml:space="preserve">: After identifying the correct placement, the sensor was attached to the skin using an adhesive tape backing. </w:t>
      </w:r>
      <w:r w:rsidRPr="00F559FB">
        <w:t>The sensor was pressed firmly to ensure it bonded well to the skin [</w:t>
      </w:r>
      <w:r w:rsidR="00F559FB" w:rsidRPr="00F559FB">
        <w:t>11</w:t>
      </w:r>
      <w:r w:rsidRPr="00F559FB">
        <w:t>].</w:t>
      </w:r>
    </w:p>
    <w:p w14:paraId="488A86F9" w14:textId="67EBF527" w:rsidR="000331D8" w:rsidRPr="000331D8" w:rsidRDefault="000331D8" w:rsidP="000331D8">
      <w:pPr>
        <w:pStyle w:val="BodyText"/>
      </w:pPr>
      <w:r w:rsidRPr="000331D8">
        <w:t xml:space="preserve">The task involved using the Camry Hand Dynamometer. Participants squeezed the dynamometer for a few seconds, followed by a release period of the same duration, repeated until the end of the trial (1.5 minutes each for fatigue-free and fatigued conditions). </w:t>
      </w:r>
      <w:r w:rsidRPr="00F559FB">
        <w:t>The participant was encouraged to exert maximum effort throughout the trial.</w:t>
      </w:r>
    </w:p>
    <w:p w14:paraId="0568E0FE" w14:textId="3616F23B" w:rsidR="000331D8" w:rsidRPr="000331D8" w:rsidRDefault="000331D8" w:rsidP="000331D8">
      <w:pPr>
        <w:pStyle w:val="BodyText"/>
      </w:pPr>
      <w:r w:rsidRPr="000331D8">
        <w:t xml:space="preserve">Data was collected wirelessly through the Delsys Trigno Lite System and visualized using the Trigno Discover software. </w:t>
      </w:r>
      <w:r w:rsidRPr="00F559FB">
        <w:t>The software provides real-time data visualization, ensuring accurate data capture [</w:t>
      </w:r>
      <w:r w:rsidR="00F559FB" w:rsidRPr="00F559FB">
        <w:t>10</w:t>
      </w:r>
      <w:r w:rsidRPr="00F559FB">
        <w:t>]. Data was saved in CSV format and converted to Excel for further processing in Python.</w:t>
      </w:r>
    </w:p>
    <w:p w14:paraId="238C1E48" w14:textId="117A55E9" w:rsidR="000331D8" w:rsidRPr="000331D8" w:rsidRDefault="000331D8" w:rsidP="000331D8">
      <w:pPr>
        <w:pStyle w:val="Heading2"/>
      </w:pPr>
      <w:r w:rsidRPr="000331D8">
        <w:t>Data Processing</w:t>
      </w:r>
    </w:p>
    <w:p w14:paraId="517277DD" w14:textId="77777777" w:rsidR="000331D8" w:rsidRPr="000331D8" w:rsidRDefault="000331D8" w:rsidP="000331D8">
      <w:pPr>
        <w:pStyle w:val="BodyText"/>
      </w:pPr>
      <w:r w:rsidRPr="000331D8">
        <w:t>The collected EMG data was subjected to various signal processing techniques to identify relevant features indicating muscle fatigue. The steps included:</w:t>
      </w:r>
    </w:p>
    <w:p w14:paraId="2F6D2C9B" w14:textId="5C5CE7DD" w:rsidR="000331D8" w:rsidRPr="000331D8" w:rsidRDefault="000331D8" w:rsidP="0024039A">
      <w:pPr>
        <w:pStyle w:val="BodyText"/>
        <w:numPr>
          <w:ilvl w:val="0"/>
          <w:numId w:val="10"/>
        </w:numPr>
      </w:pPr>
      <w:r w:rsidRPr="000331D8">
        <w:rPr>
          <w:b/>
          <w:bCs/>
        </w:rPr>
        <w:t>Filtering</w:t>
      </w:r>
      <w:r w:rsidRPr="000331D8">
        <w:t xml:space="preserve">: </w:t>
      </w:r>
      <w:r w:rsidRPr="00D653CE">
        <w:t>A 4th order Butterworth bandpass filter with cut-off frequencies between 20 and 450 Hz was applied to remove noise and irrelevant frequencies [</w:t>
      </w:r>
      <w:r w:rsidR="00D653CE" w:rsidRPr="00D653CE">
        <w:t>12</w:t>
      </w:r>
      <w:r w:rsidRPr="00D653CE">
        <w:t>]</w:t>
      </w:r>
      <w:r w:rsidR="00941EDB">
        <w:t>[15]</w:t>
      </w:r>
      <w:r w:rsidRPr="00D653CE">
        <w:t>.</w:t>
      </w:r>
    </w:p>
    <w:p w14:paraId="0A550F8D" w14:textId="3C959DDE" w:rsidR="000331D8" w:rsidRPr="000331D8" w:rsidRDefault="000331D8" w:rsidP="0024039A">
      <w:pPr>
        <w:pStyle w:val="BodyText"/>
        <w:numPr>
          <w:ilvl w:val="0"/>
          <w:numId w:val="10"/>
        </w:numPr>
      </w:pPr>
      <w:r w:rsidRPr="000331D8">
        <w:rPr>
          <w:b/>
          <w:bCs/>
        </w:rPr>
        <w:t>Rectification</w:t>
      </w:r>
      <w:r w:rsidRPr="000331D8">
        <w:t xml:space="preserve">: </w:t>
      </w:r>
      <w:r w:rsidRPr="009928E7">
        <w:t>The filtered EMG signal</w:t>
      </w:r>
      <w:r w:rsidR="00EC0D9E">
        <w:t xml:space="preserve"> [Figures </w:t>
      </w:r>
      <w:r w:rsidR="00E2782B">
        <w:t>4</w:t>
      </w:r>
      <w:r w:rsidR="00EC0D9E">
        <w:t xml:space="preserve"> and </w:t>
      </w:r>
      <w:r w:rsidR="00E2782B">
        <w:t>5</w:t>
      </w:r>
      <w:r w:rsidR="00EC0D9E">
        <w:t>]</w:t>
      </w:r>
      <w:r w:rsidRPr="009928E7">
        <w:t xml:space="preserve"> was rectified by taking the absolute value of each data point, ensuring all values were positive [</w:t>
      </w:r>
      <w:r w:rsidR="009928E7" w:rsidRPr="009928E7">
        <w:t>12</w:t>
      </w:r>
      <w:r w:rsidRPr="009928E7">
        <w:t>].</w:t>
      </w:r>
    </w:p>
    <w:p w14:paraId="7C425482" w14:textId="11CB4B25" w:rsidR="000331D8" w:rsidRPr="000331D8" w:rsidRDefault="000331D8" w:rsidP="0024039A">
      <w:pPr>
        <w:pStyle w:val="BodyText"/>
        <w:numPr>
          <w:ilvl w:val="0"/>
          <w:numId w:val="10"/>
        </w:numPr>
      </w:pPr>
      <w:r w:rsidRPr="000331D8">
        <w:rPr>
          <w:b/>
          <w:bCs/>
        </w:rPr>
        <w:t>EMG Envelope Generation</w:t>
      </w:r>
      <w:r w:rsidRPr="000331D8">
        <w:t xml:space="preserve">: </w:t>
      </w:r>
      <w:r w:rsidRPr="009928E7">
        <w:t>A low pass filter with a cut-off frequency of 10 Hz was applied to the rectified signal to create the EMG envelope [</w:t>
      </w:r>
      <w:r w:rsidR="009928E7" w:rsidRPr="009928E7">
        <w:t>12</w:t>
      </w:r>
      <w:r w:rsidRPr="009928E7">
        <w:t>]</w:t>
      </w:r>
      <w:r w:rsidR="00EC0D9E">
        <w:t xml:space="preserve">[Figures </w:t>
      </w:r>
      <w:r w:rsidR="00E2782B">
        <w:t>2</w:t>
      </w:r>
      <w:r w:rsidR="00EC0D9E">
        <w:t xml:space="preserve"> and </w:t>
      </w:r>
      <w:r w:rsidR="00E2782B">
        <w:t>3</w:t>
      </w:r>
      <w:r w:rsidR="00EC0D9E">
        <w:t>]</w:t>
      </w:r>
      <w:r w:rsidRPr="009928E7">
        <w:t>.</w:t>
      </w:r>
    </w:p>
    <w:p w14:paraId="17B0F996" w14:textId="59D9784E" w:rsidR="000331D8" w:rsidRPr="000331D8" w:rsidRDefault="000331D8" w:rsidP="0024039A">
      <w:pPr>
        <w:pStyle w:val="BodyText"/>
        <w:numPr>
          <w:ilvl w:val="0"/>
          <w:numId w:val="10"/>
        </w:numPr>
      </w:pPr>
      <w:r w:rsidRPr="000331D8">
        <w:rPr>
          <w:b/>
          <w:bCs/>
        </w:rPr>
        <w:t>Feature Calculation</w:t>
      </w:r>
      <w:r w:rsidRPr="000331D8">
        <w:t xml:space="preserve">: </w:t>
      </w:r>
      <w:r w:rsidRPr="009928E7">
        <w:t>RMS, MAV, and SD were calculated for each trial to assess the overall signal amplitude and variability [</w:t>
      </w:r>
      <w:r w:rsidR="009928E7" w:rsidRPr="009928E7">
        <w:t>13</w:t>
      </w:r>
      <w:r w:rsidRPr="009928E7">
        <w:t>]</w:t>
      </w:r>
      <w:r w:rsidR="00361E71">
        <w:t>[Tables 1 and 2]</w:t>
      </w:r>
      <w:r w:rsidRPr="009928E7">
        <w:t>.</w:t>
      </w:r>
    </w:p>
    <w:p w14:paraId="7B63BACB" w14:textId="7B6AFE7D" w:rsidR="000331D8" w:rsidRPr="000331D8" w:rsidRDefault="000331D8" w:rsidP="0024039A">
      <w:pPr>
        <w:pStyle w:val="BodyText"/>
        <w:numPr>
          <w:ilvl w:val="0"/>
          <w:numId w:val="10"/>
        </w:numPr>
      </w:pPr>
      <w:r w:rsidRPr="000331D8">
        <w:rPr>
          <w:b/>
          <w:bCs/>
        </w:rPr>
        <w:t>Accelerometer Data Analysis</w:t>
      </w:r>
      <w:r w:rsidRPr="000331D8">
        <w:t xml:space="preserve">: The x, y, and z components of the accelerometer data were plotted, and the magnitude was calculated as √(x² + y² + z²). </w:t>
      </w:r>
      <w:r w:rsidRPr="00E92D3E">
        <w:t>Changes in movement patterns were analyzed to detect signs of fatigue, such as tremors [</w:t>
      </w:r>
      <w:r w:rsidR="00E92D3E" w:rsidRPr="00E92D3E">
        <w:t>8</w:t>
      </w:r>
      <w:r w:rsidRPr="00E92D3E">
        <w:t>].</w:t>
      </w:r>
    </w:p>
    <w:p w14:paraId="3C01ECA4" w14:textId="238C234E" w:rsidR="000331D8" w:rsidRPr="000331D8" w:rsidRDefault="000331D8" w:rsidP="0024039A">
      <w:pPr>
        <w:pStyle w:val="BodyText"/>
        <w:numPr>
          <w:ilvl w:val="0"/>
          <w:numId w:val="10"/>
        </w:numPr>
      </w:pPr>
      <w:r w:rsidRPr="000331D8">
        <w:rPr>
          <w:b/>
          <w:bCs/>
        </w:rPr>
        <w:t>Frequency Domain Analysis</w:t>
      </w:r>
      <w:r w:rsidRPr="000331D8">
        <w:t>: FFT and PSD were applied to the EMG signal to identify frequency domain indicators of fatigue</w:t>
      </w:r>
      <w:r w:rsidR="00E92D3E">
        <w:t xml:space="preserve"> [12]</w:t>
      </w:r>
      <w:r w:rsidR="00941EDB">
        <w:t>[16</w:t>
      </w:r>
      <w:r w:rsidR="009E15E3">
        <w:t>][17]</w:t>
      </w:r>
      <w:r w:rsidRPr="000331D8">
        <w:t xml:space="preserve">. </w:t>
      </w:r>
      <w:r w:rsidRPr="00E92D3E">
        <w:t xml:space="preserve">Results were </w:t>
      </w:r>
      <w:r w:rsidRPr="00E92D3E">
        <w:t>compared across trials to detect shifts in frequency content</w:t>
      </w:r>
      <w:r w:rsidR="00361E71">
        <w:t xml:space="preserve"> [Figures </w:t>
      </w:r>
      <w:r w:rsidR="00F42A1D">
        <w:t>6</w:t>
      </w:r>
      <w:r w:rsidR="00361E71">
        <w:t xml:space="preserve"> and </w:t>
      </w:r>
      <w:r w:rsidR="00F42A1D">
        <w:t>7</w:t>
      </w:r>
      <w:r w:rsidR="00361E71">
        <w:t>]</w:t>
      </w:r>
      <w:r w:rsidRPr="00E92D3E">
        <w:t>.</w:t>
      </w:r>
    </w:p>
    <w:p w14:paraId="30E022D3" w14:textId="771F60A9" w:rsidR="000331D8" w:rsidRPr="000331D8" w:rsidRDefault="000331D8" w:rsidP="0024039A">
      <w:pPr>
        <w:pStyle w:val="BodyText"/>
        <w:numPr>
          <w:ilvl w:val="0"/>
          <w:numId w:val="10"/>
        </w:numPr>
      </w:pPr>
      <w:r w:rsidRPr="000331D8">
        <w:rPr>
          <w:b/>
          <w:bCs/>
        </w:rPr>
        <w:t>Windowed Analysis</w:t>
      </w:r>
      <w:r w:rsidRPr="00941EDB">
        <w:t>: A 500 ms moving window was used to calculate RMS and MDF, providing a time-varying view of the features [</w:t>
      </w:r>
      <w:r w:rsidR="00941EDB" w:rsidRPr="00941EDB">
        <w:t>14</w:t>
      </w:r>
      <w:r w:rsidRPr="00941EDB">
        <w:t>]</w:t>
      </w:r>
      <w:r w:rsidR="0024039A">
        <w:t>[19]</w:t>
      </w:r>
      <w:r w:rsidR="00361E71">
        <w:t xml:space="preserve">[Figures </w:t>
      </w:r>
      <w:r w:rsidR="00F42A1D">
        <w:t>8</w:t>
      </w:r>
      <w:r w:rsidR="00361E71">
        <w:t xml:space="preserve"> and </w:t>
      </w:r>
      <w:r w:rsidR="00F42A1D">
        <w:t>9</w:t>
      </w:r>
      <w:r w:rsidR="00361E71">
        <w:t>]</w:t>
      </w:r>
      <w:r w:rsidRPr="00941EDB">
        <w:t>.</w:t>
      </w:r>
    </w:p>
    <w:p w14:paraId="21A4CAED" w14:textId="16A25F63" w:rsidR="000331D8" w:rsidRPr="000331D8" w:rsidRDefault="000331D8" w:rsidP="000331D8">
      <w:pPr>
        <w:pStyle w:val="BodyText"/>
      </w:pPr>
      <w:r w:rsidRPr="000331D8">
        <w:t xml:space="preserve">Python programming was used for data processing and visualization. The program was developed to automate these steps and generate plots for easy comparison of fatigue-free and fatigued conditions. </w:t>
      </w:r>
      <w:r w:rsidRPr="00941EDB">
        <w:t>The processed data provided insights into the effectiveness of the different metrics and methods used.</w:t>
      </w:r>
    </w:p>
    <w:p w14:paraId="4A09AA82" w14:textId="01D994E7" w:rsidR="000331D8" w:rsidRPr="000331D8" w:rsidRDefault="000331D8" w:rsidP="000331D8">
      <w:pPr>
        <w:pStyle w:val="Heading1"/>
        <w:ind w:firstLine="0"/>
      </w:pPr>
      <w:r w:rsidRPr="000331D8">
        <w:t>RESULTS</w:t>
      </w:r>
    </w:p>
    <w:p w14:paraId="6FDF10D8" w14:textId="51C03C16" w:rsidR="000331D8" w:rsidRPr="000331D8" w:rsidRDefault="000331D8" w:rsidP="000331D8">
      <w:pPr>
        <w:pStyle w:val="BodyText"/>
      </w:pPr>
      <w:r w:rsidRPr="000331D8">
        <w:t xml:space="preserve">Initial findings showed that frequency domain analysis, particularly FFT, revealed clear signs of fatigue in FDS trials 4 and 5. In contrast, time-domain metrics and PSD plots showed little to no change between fatigue-free and fatigued trials. </w:t>
      </w:r>
      <w:r w:rsidRPr="00D44471">
        <w:t>Typically, fatigue would result in increased RMS and decreased MDF</w:t>
      </w:r>
      <w:r w:rsidR="00EA5C7C">
        <w:t xml:space="preserve"> [18]</w:t>
      </w:r>
      <w:r w:rsidRPr="00D44471">
        <w:t xml:space="preserve">, but our data showed a more pronounced response in the frequency domain </w:t>
      </w:r>
      <w:r w:rsidR="00EA5C7C">
        <w:t xml:space="preserve">[Figures </w:t>
      </w:r>
      <w:r w:rsidR="00F42A1D">
        <w:t>6</w:t>
      </w:r>
      <w:r w:rsidR="00EA5C7C">
        <w:t xml:space="preserve">, </w:t>
      </w:r>
      <w:r w:rsidR="00F42A1D">
        <w:t>7</w:t>
      </w:r>
      <w:r w:rsidR="00EA5C7C">
        <w:t xml:space="preserve">, </w:t>
      </w:r>
      <w:r w:rsidR="00F42A1D">
        <w:t>8</w:t>
      </w:r>
      <w:r w:rsidR="00EA5C7C">
        <w:t xml:space="preserve">, and </w:t>
      </w:r>
      <w:r w:rsidR="00F42A1D">
        <w:t>9</w:t>
      </w:r>
      <w:r w:rsidR="00EA5C7C">
        <w:t xml:space="preserve">] </w:t>
      </w:r>
      <w:r w:rsidR="00D44471" w:rsidRPr="00D44471">
        <w:t>.</w:t>
      </w:r>
    </w:p>
    <w:p w14:paraId="5B962395" w14:textId="77777777" w:rsidR="000331D8" w:rsidRPr="000331D8" w:rsidRDefault="000331D8" w:rsidP="000331D8">
      <w:pPr>
        <w:pStyle w:val="BodyText"/>
      </w:pPr>
      <w:r w:rsidRPr="000331D8">
        <w:t>The data collected from the baseline participant revealed the following key points:</w:t>
      </w:r>
    </w:p>
    <w:p w14:paraId="29DFE160" w14:textId="2939D96B" w:rsidR="000331D8" w:rsidRPr="000331D8" w:rsidRDefault="000331D8" w:rsidP="0024039A">
      <w:pPr>
        <w:pStyle w:val="BodyText"/>
        <w:numPr>
          <w:ilvl w:val="0"/>
          <w:numId w:val="11"/>
        </w:numPr>
      </w:pPr>
      <w:r w:rsidRPr="000331D8">
        <w:rPr>
          <w:b/>
          <w:bCs/>
        </w:rPr>
        <w:t>FFT Analysis</w:t>
      </w:r>
      <w:r w:rsidRPr="000331D8">
        <w:t xml:space="preserve">: </w:t>
      </w:r>
      <w:r w:rsidRPr="00DB27BD">
        <w:t>FFT plots showed an increase in low-frequency components and a decrease in high-frequency components during fatigued conditions, indicating muscle fatigue [</w:t>
      </w:r>
      <w:r w:rsidR="00DB27BD" w:rsidRPr="00DB27BD">
        <w:t>16</w:t>
      </w:r>
      <w:r w:rsidRPr="00DB27BD">
        <w:t>].</w:t>
      </w:r>
      <w:r w:rsidR="00087CE2">
        <w:t xml:space="preserve"> This shift occurs because fatigued muscles exhibit slower contraction rates, which are reflected in the frequency domain as an increase in lower frequencies and a decrease in higher frequencies [16]. These changes in the FFT spectrum are indicative of the muscle’s reduced ability to generate force quicky and sustain high-frequency activity [16][20].</w:t>
      </w:r>
    </w:p>
    <w:p w14:paraId="0CD5D5FA" w14:textId="7017C578" w:rsidR="000331D8" w:rsidRPr="000331D8" w:rsidRDefault="000331D8" w:rsidP="0024039A">
      <w:pPr>
        <w:pStyle w:val="BodyText"/>
        <w:numPr>
          <w:ilvl w:val="0"/>
          <w:numId w:val="11"/>
        </w:numPr>
      </w:pPr>
      <w:r w:rsidRPr="000331D8">
        <w:rPr>
          <w:b/>
          <w:bCs/>
        </w:rPr>
        <w:t>RMS and MAV</w:t>
      </w:r>
      <w:r w:rsidRPr="000331D8">
        <w:t xml:space="preserve">: </w:t>
      </w:r>
      <w:r w:rsidRPr="00DB27BD">
        <w:t>RMS and MAV values showed less variation between fatigue-free and fatigued trials, suggesting that these time-domain metrics might be less sensitive to fatigue in our setup</w:t>
      </w:r>
      <w:r w:rsidR="00DB27BD">
        <w:t xml:space="preserve"> [Tables 1 and 2]</w:t>
      </w:r>
      <w:r w:rsidRPr="00DB27BD">
        <w:t>.</w:t>
      </w:r>
      <w:r w:rsidR="00696CA5">
        <w:t xml:space="preserve"> While RMS and MAV are commonly used indicators of muscle activation, they may not capture the subtle changes in muscle performance under certain conditions, highlighting the need for multi-domain analysis to detect fatigue accurately</w:t>
      </w:r>
      <w:r w:rsidR="00BD5390">
        <w:t xml:space="preserve"> [21]</w:t>
      </w:r>
    </w:p>
    <w:p w14:paraId="682A9586" w14:textId="099E3257" w:rsidR="00AB3C9A" w:rsidRDefault="000331D8" w:rsidP="0024039A">
      <w:pPr>
        <w:pStyle w:val="BodyText"/>
        <w:numPr>
          <w:ilvl w:val="0"/>
          <w:numId w:val="11"/>
        </w:numPr>
      </w:pPr>
      <w:r w:rsidRPr="000331D8">
        <w:rPr>
          <w:b/>
          <w:bCs/>
        </w:rPr>
        <w:t>Accelerometer Data</w:t>
      </w:r>
      <w:r w:rsidRPr="000331D8">
        <w:t xml:space="preserve">: </w:t>
      </w:r>
      <w:r w:rsidRPr="004A722D">
        <w:t>The magnitude of the accelerometer data showed increased variability during fatigued conditions, reflecting the impact of fatigue on movement patterns [</w:t>
      </w:r>
      <w:r w:rsidR="004A722D" w:rsidRPr="004A722D">
        <w:t>8</w:t>
      </w:r>
      <w:r w:rsidRPr="004A722D">
        <w:t>]</w:t>
      </w:r>
      <w:r w:rsidR="00DB3E09">
        <w:t>. A</w:t>
      </w:r>
      <w:r w:rsidR="006E24E5">
        <w:t xml:space="preserve">s muscles fatigue, they become less capable of maintaining consistent force and movement, leading to greater variability in accelerometer readings [8]. This increased variability can indicate a decline in motor control and stability, which are crucial for maintaining safe and efficient work practices in AMSC environments </w:t>
      </w:r>
      <w:r w:rsidR="00E722A3">
        <w:t xml:space="preserve"> </w:t>
      </w:r>
      <w:r w:rsidR="006E24E5">
        <w:t>[1][2]</w:t>
      </w:r>
      <w:r w:rsidR="00E722A3">
        <w:t>[8]</w:t>
      </w:r>
      <w:r w:rsidR="006E24E5">
        <w:t>[20].</w:t>
      </w:r>
    </w:p>
    <w:p w14:paraId="65B8200B" w14:textId="66A43C15" w:rsidR="00AB3C9A" w:rsidRDefault="00AB3C9A" w:rsidP="00AB3C9A">
      <w:pPr>
        <w:pStyle w:val="Heading1"/>
      </w:pPr>
      <w:r>
        <w:t>Figures and Tables</w:t>
      </w:r>
    </w:p>
    <w:p w14:paraId="42A98D0A" w14:textId="05D34756" w:rsidR="00AB3C9A" w:rsidRDefault="00AB3C9A" w:rsidP="00AB3C9A">
      <w:pPr>
        <w:jc w:val="both"/>
      </w:pPr>
      <w:r>
        <w:t xml:space="preserve">[Figure </w:t>
      </w:r>
      <w:r w:rsidR="00C03C96">
        <w:t>2</w:t>
      </w:r>
      <w:r>
        <w:t>]</w:t>
      </w:r>
    </w:p>
    <w:p w14:paraId="7D949611" w14:textId="77777777" w:rsidR="00AB3C9A" w:rsidRDefault="00AB3C9A" w:rsidP="00AB3C9A">
      <w:pPr>
        <w:jc w:val="both"/>
      </w:pPr>
      <w:r>
        <w:rPr>
          <w:noProof/>
        </w:rPr>
        <w:lastRenderedPageBreak/>
        <w:drawing>
          <wp:inline distT="0" distB="0" distL="0" distR="0" wp14:anchorId="7205139E" wp14:editId="47CE76A1">
            <wp:extent cx="3173450" cy="1598295"/>
            <wp:effectExtent l="0" t="0" r="8255" b="1905"/>
            <wp:docPr id="2092052150" name="Picture 2" descr="A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32479" name="Picture 2" descr="A blue and orange lin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3450" cy="1598295"/>
                    </a:xfrm>
                    <a:prstGeom prst="rect">
                      <a:avLst/>
                    </a:prstGeom>
                  </pic:spPr>
                </pic:pic>
              </a:graphicData>
            </a:graphic>
          </wp:inline>
        </w:drawing>
      </w:r>
    </w:p>
    <w:p w14:paraId="484DF76C" w14:textId="77777777" w:rsidR="00AB3C9A" w:rsidRDefault="00AB3C9A" w:rsidP="00AB3C9A">
      <w:pPr>
        <w:jc w:val="both"/>
        <w:rPr>
          <w:sz w:val="16"/>
          <w:szCs w:val="16"/>
        </w:rPr>
      </w:pPr>
      <w:r w:rsidRPr="00F52537">
        <w:rPr>
          <w:sz w:val="16"/>
          <w:szCs w:val="16"/>
        </w:rPr>
        <w:t>FDS Trial 4 Fatigue</w:t>
      </w:r>
      <w:r>
        <w:rPr>
          <w:sz w:val="16"/>
          <w:szCs w:val="16"/>
        </w:rPr>
        <w:t>-Free</w:t>
      </w:r>
      <w:r w:rsidRPr="00F52537">
        <w:rPr>
          <w:sz w:val="16"/>
          <w:szCs w:val="16"/>
        </w:rPr>
        <w:t xml:space="preserve"> </w:t>
      </w:r>
      <w:r>
        <w:rPr>
          <w:sz w:val="16"/>
          <w:szCs w:val="16"/>
        </w:rPr>
        <w:t>–</w:t>
      </w:r>
      <w:r w:rsidRPr="00F52537">
        <w:rPr>
          <w:sz w:val="16"/>
          <w:szCs w:val="16"/>
        </w:rPr>
        <w:t xml:space="preserve"> </w:t>
      </w:r>
      <w:r>
        <w:rPr>
          <w:sz w:val="16"/>
          <w:szCs w:val="16"/>
        </w:rPr>
        <w:t>Rectified EMG Signal with EMG Envelope</w:t>
      </w:r>
    </w:p>
    <w:p w14:paraId="7219BDC7" w14:textId="77777777" w:rsidR="00AB3C9A" w:rsidRDefault="00AB3C9A" w:rsidP="00AB3C9A">
      <w:pPr>
        <w:jc w:val="both"/>
        <w:rPr>
          <w:sz w:val="16"/>
          <w:szCs w:val="16"/>
        </w:rPr>
      </w:pPr>
    </w:p>
    <w:p w14:paraId="60926970" w14:textId="3A74125F" w:rsidR="00AB3C9A" w:rsidRDefault="00AB3C9A" w:rsidP="00AB3C9A">
      <w:pPr>
        <w:jc w:val="both"/>
      </w:pPr>
      <w:r>
        <w:t xml:space="preserve">[Figure </w:t>
      </w:r>
      <w:r w:rsidR="00C03C96">
        <w:t>3</w:t>
      </w:r>
      <w:r>
        <w:t>]</w:t>
      </w:r>
    </w:p>
    <w:p w14:paraId="6BE3C820" w14:textId="77777777" w:rsidR="00AB3C9A" w:rsidRDefault="00AB3C9A" w:rsidP="00AB3C9A">
      <w:pPr>
        <w:jc w:val="both"/>
      </w:pPr>
      <w:r>
        <w:rPr>
          <w:noProof/>
        </w:rPr>
        <w:drawing>
          <wp:inline distT="0" distB="0" distL="0" distR="0" wp14:anchorId="56A9DD6C" wp14:editId="4DA05765">
            <wp:extent cx="3173450" cy="1598295"/>
            <wp:effectExtent l="0" t="0" r="8255" b="1905"/>
            <wp:docPr id="1201676806" name="Picture 2"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27058" name="Picture 2" descr="A graph of blue and orange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3450" cy="1598295"/>
                    </a:xfrm>
                    <a:prstGeom prst="rect">
                      <a:avLst/>
                    </a:prstGeom>
                  </pic:spPr>
                </pic:pic>
              </a:graphicData>
            </a:graphic>
          </wp:inline>
        </w:drawing>
      </w:r>
    </w:p>
    <w:p w14:paraId="1C8156AF" w14:textId="77777777" w:rsidR="00AB3C9A" w:rsidRPr="00F52537" w:rsidRDefault="00AB3C9A" w:rsidP="00AB3C9A">
      <w:pPr>
        <w:jc w:val="both"/>
        <w:rPr>
          <w:sz w:val="16"/>
          <w:szCs w:val="16"/>
        </w:rPr>
      </w:pPr>
      <w:r w:rsidRPr="00F52537">
        <w:rPr>
          <w:sz w:val="16"/>
          <w:szCs w:val="16"/>
        </w:rPr>
        <w:t xml:space="preserve">FDS Trial 4 Fatigued </w:t>
      </w:r>
      <w:r>
        <w:rPr>
          <w:sz w:val="16"/>
          <w:szCs w:val="16"/>
        </w:rPr>
        <w:t>–</w:t>
      </w:r>
      <w:r w:rsidRPr="00F52537">
        <w:rPr>
          <w:sz w:val="16"/>
          <w:szCs w:val="16"/>
        </w:rPr>
        <w:t xml:space="preserve"> </w:t>
      </w:r>
      <w:r>
        <w:rPr>
          <w:sz w:val="16"/>
          <w:szCs w:val="16"/>
        </w:rPr>
        <w:t>Rectified EMG Signal with EMG Envelope</w:t>
      </w:r>
    </w:p>
    <w:p w14:paraId="28E73026" w14:textId="77777777" w:rsidR="00AB3C9A" w:rsidRDefault="00AB3C9A" w:rsidP="00AB3C9A">
      <w:pPr>
        <w:jc w:val="both"/>
      </w:pPr>
    </w:p>
    <w:p w14:paraId="482EDA9A" w14:textId="77777777" w:rsidR="00AB3C9A" w:rsidRDefault="00AB3C9A" w:rsidP="00AB3C9A">
      <w:pPr>
        <w:jc w:val="both"/>
      </w:pPr>
    </w:p>
    <w:p w14:paraId="488513A5" w14:textId="45C6E531" w:rsidR="00AB3C9A" w:rsidRDefault="00AB3C9A" w:rsidP="00AB3C9A">
      <w:pPr>
        <w:jc w:val="both"/>
      </w:pPr>
      <w:r>
        <w:t xml:space="preserve">[Figure </w:t>
      </w:r>
      <w:r w:rsidR="00C03C96">
        <w:t>4</w:t>
      </w:r>
      <w:r>
        <w:t>]</w:t>
      </w:r>
    </w:p>
    <w:p w14:paraId="344F88A5" w14:textId="77777777" w:rsidR="00AB3C9A" w:rsidRDefault="00AB3C9A" w:rsidP="00AB3C9A">
      <w:pPr>
        <w:jc w:val="both"/>
      </w:pPr>
      <w:r>
        <w:rPr>
          <w:noProof/>
        </w:rPr>
        <w:drawing>
          <wp:inline distT="0" distB="0" distL="0" distR="0" wp14:anchorId="1B458B65" wp14:editId="56016307">
            <wp:extent cx="3195955" cy="1598295"/>
            <wp:effectExtent l="0" t="0" r="4445" b="1905"/>
            <wp:docPr id="1250396898" name="Picture 1" descr="A screen shot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54490" name="Picture 1" descr="A screen shot of a sound wav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5955" cy="1598295"/>
                    </a:xfrm>
                    <a:prstGeom prst="rect">
                      <a:avLst/>
                    </a:prstGeom>
                  </pic:spPr>
                </pic:pic>
              </a:graphicData>
            </a:graphic>
          </wp:inline>
        </w:drawing>
      </w:r>
    </w:p>
    <w:p w14:paraId="6A39E467" w14:textId="77777777" w:rsidR="00AB3C9A" w:rsidRPr="00F52537" w:rsidRDefault="00AB3C9A" w:rsidP="00AB3C9A">
      <w:pPr>
        <w:jc w:val="both"/>
        <w:rPr>
          <w:sz w:val="16"/>
          <w:szCs w:val="16"/>
        </w:rPr>
      </w:pPr>
      <w:r w:rsidRPr="00F52537">
        <w:rPr>
          <w:sz w:val="16"/>
          <w:szCs w:val="16"/>
        </w:rPr>
        <w:t>FDS Trial 4 Fatigue</w:t>
      </w:r>
      <w:r>
        <w:rPr>
          <w:sz w:val="16"/>
          <w:szCs w:val="16"/>
        </w:rPr>
        <w:t>-Free</w:t>
      </w:r>
      <w:r w:rsidRPr="00F52537">
        <w:rPr>
          <w:sz w:val="16"/>
          <w:szCs w:val="16"/>
        </w:rPr>
        <w:t xml:space="preserve"> - raw EMG signal with filtered EMG signal overlay</w:t>
      </w:r>
    </w:p>
    <w:p w14:paraId="49FC21AD" w14:textId="77777777" w:rsidR="00AB3C9A" w:rsidRDefault="00AB3C9A" w:rsidP="00AB3C9A">
      <w:pPr>
        <w:jc w:val="both"/>
      </w:pPr>
    </w:p>
    <w:p w14:paraId="68A4D704" w14:textId="77777777" w:rsidR="00AB3C9A" w:rsidRDefault="00AB3C9A" w:rsidP="00AB3C9A">
      <w:pPr>
        <w:jc w:val="both"/>
      </w:pPr>
    </w:p>
    <w:p w14:paraId="16D9A73F" w14:textId="424ADF09" w:rsidR="00AB3C9A" w:rsidRDefault="00AB3C9A" w:rsidP="00AB3C9A">
      <w:pPr>
        <w:jc w:val="both"/>
      </w:pPr>
      <w:r>
        <w:t xml:space="preserve">[Figure </w:t>
      </w:r>
      <w:r w:rsidR="00C03C96">
        <w:t>5</w:t>
      </w:r>
      <w:r>
        <w:t>]</w:t>
      </w:r>
    </w:p>
    <w:p w14:paraId="36F1D9DA" w14:textId="77777777" w:rsidR="00AB3C9A" w:rsidRDefault="00AB3C9A" w:rsidP="00AB3C9A">
      <w:pPr>
        <w:jc w:val="both"/>
      </w:pPr>
      <w:r>
        <w:rPr>
          <w:noProof/>
        </w:rPr>
        <w:drawing>
          <wp:inline distT="0" distB="0" distL="0" distR="0" wp14:anchorId="0E40EC5F" wp14:editId="6BB8B068">
            <wp:extent cx="3195955" cy="1598295"/>
            <wp:effectExtent l="0" t="0" r="4445" b="1905"/>
            <wp:docPr id="493333453" name="Picture 2" descr="A screen shot of a sound 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08761" name="Picture 2" descr="A screen shot of a sound wav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955" cy="1598295"/>
                    </a:xfrm>
                    <a:prstGeom prst="rect">
                      <a:avLst/>
                    </a:prstGeom>
                  </pic:spPr>
                </pic:pic>
              </a:graphicData>
            </a:graphic>
          </wp:inline>
        </w:drawing>
      </w:r>
    </w:p>
    <w:p w14:paraId="773F6259" w14:textId="77777777" w:rsidR="00AB3C9A" w:rsidRDefault="00AB3C9A" w:rsidP="00AB3C9A">
      <w:pPr>
        <w:jc w:val="both"/>
        <w:rPr>
          <w:sz w:val="16"/>
          <w:szCs w:val="16"/>
        </w:rPr>
      </w:pPr>
      <w:r w:rsidRPr="00F52537">
        <w:rPr>
          <w:sz w:val="16"/>
          <w:szCs w:val="16"/>
        </w:rPr>
        <w:t>FDS Trial 4 Fatigued - raw EMG signal with filtered EMG signal overlay</w:t>
      </w:r>
    </w:p>
    <w:p w14:paraId="55ACEE96" w14:textId="77777777" w:rsidR="00AB3C9A" w:rsidRDefault="00AB3C9A" w:rsidP="00AB3C9A">
      <w:pPr>
        <w:jc w:val="both"/>
        <w:rPr>
          <w:sz w:val="16"/>
          <w:szCs w:val="16"/>
        </w:rPr>
      </w:pPr>
    </w:p>
    <w:p w14:paraId="6649CCE0" w14:textId="77777777" w:rsidR="00AB3C9A" w:rsidRDefault="00AB3C9A" w:rsidP="00AB3C9A">
      <w:pPr>
        <w:jc w:val="both"/>
      </w:pPr>
    </w:p>
    <w:p w14:paraId="3845AC28" w14:textId="77777777" w:rsidR="00AB3C9A" w:rsidRDefault="00AB3C9A" w:rsidP="00AB3C9A">
      <w:pPr>
        <w:jc w:val="both"/>
      </w:pPr>
    </w:p>
    <w:p w14:paraId="63EA3AE5" w14:textId="77777777" w:rsidR="00AB3C9A" w:rsidRDefault="00AB3C9A" w:rsidP="00AB3C9A">
      <w:pPr>
        <w:jc w:val="both"/>
      </w:pPr>
      <w:r>
        <w:t>Table 1. Time Domain Metrics of EDC</w:t>
      </w:r>
    </w:p>
    <w:tbl>
      <w:tblPr>
        <w:tblStyle w:val="MediumList2-Accent1"/>
        <w:tblW w:w="505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1"/>
        <w:gridCol w:w="1138"/>
        <w:gridCol w:w="1242"/>
        <w:gridCol w:w="1242"/>
      </w:tblGrid>
      <w:tr w:rsidR="00AB3C9A" w14:paraId="798C191C" w14:textId="77777777" w:rsidTr="006D7B04">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2BE23E28" w14:textId="77777777" w:rsidR="00AB3C9A" w:rsidRDefault="00AB3C9A" w:rsidP="006D7B04">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Time-Domain Metrics</w:t>
            </w:r>
          </w:p>
        </w:tc>
        <w:tc>
          <w:tcPr>
            <w:tcW w:w="1100" w:type="pct"/>
            <w:tcBorders>
              <w:top w:val="none" w:sz="0" w:space="0" w:color="auto"/>
              <w:left w:val="none" w:sz="0" w:space="0" w:color="auto"/>
              <w:bottom w:val="none" w:sz="0" w:space="0" w:color="auto"/>
              <w:right w:val="none" w:sz="0" w:space="0" w:color="auto"/>
            </w:tcBorders>
          </w:tcPr>
          <w:p w14:paraId="21774BA4" w14:textId="77777777" w:rsidR="00AB3C9A"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p w14:paraId="789D9483" w14:textId="77777777" w:rsidR="00AB3C9A" w:rsidRPr="007A7492"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7A7492">
              <w:rPr>
                <w:rFonts w:asciiTheme="minorHAnsi" w:eastAsiaTheme="minorEastAsia" w:hAnsiTheme="minorHAnsi" w:cstheme="minorBidi"/>
                <w:b/>
                <w:bCs/>
                <w:color w:val="auto"/>
                <w:sz w:val="22"/>
                <w:szCs w:val="22"/>
              </w:rPr>
              <w:t>MAV</w:t>
            </w:r>
          </w:p>
        </w:tc>
        <w:tc>
          <w:tcPr>
            <w:tcW w:w="1200" w:type="pct"/>
            <w:tcBorders>
              <w:top w:val="none" w:sz="0" w:space="0" w:color="auto"/>
              <w:left w:val="none" w:sz="0" w:space="0" w:color="auto"/>
              <w:bottom w:val="none" w:sz="0" w:space="0" w:color="auto"/>
              <w:right w:val="none" w:sz="0" w:space="0" w:color="auto"/>
            </w:tcBorders>
          </w:tcPr>
          <w:p w14:paraId="50575FCC" w14:textId="77777777" w:rsidR="00AB3C9A"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p w14:paraId="4302F8D7" w14:textId="77777777" w:rsidR="00AB3C9A" w:rsidRPr="007A7492"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7A7492">
              <w:rPr>
                <w:rFonts w:asciiTheme="minorHAnsi" w:eastAsiaTheme="minorEastAsia" w:hAnsiTheme="minorHAnsi" w:cstheme="minorBidi"/>
                <w:b/>
                <w:bCs/>
                <w:color w:val="auto"/>
                <w:sz w:val="22"/>
                <w:szCs w:val="22"/>
              </w:rPr>
              <w:t>RMS</w:t>
            </w:r>
          </w:p>
        </w:tc>
        <w:tc>
          <w:tcPr>
            <w:tcW w:w="1200" w:type="pct"/>
            <w:tcBorders>
              <w:top w:val="none" w:sz="0" w:space="0" w:color="auto"/>
              <w:left w:val="none" w:sz="0" w:space="0" w:color="auto"/>
              <w:bottom w:val="none" w:sz="0" w:space="0" w:color="auto"/>
              <w:right w:val="none" w:sz="0" w:space="0" w:color="auto"/>
            </w:tcBorders>
          </w:tcPr>
          <w:p w14:paraId="641120E0" w14:textId="77777777" w:rsidR="00AB3C9A"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p w14:paraId="00272A3D" w14:textId="77777777" w:rsidR="00AB3C9A" w:rsidRPr="007A7492"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7A7492">
              <w:rPr>
                <w:rFonts w:asciiTheme="minorHAnsi" w:eastAsiaTheme="minorEastAsia" w:hAnsiTheme="minorHAnsi" w:cstheme="minorBidi"/>
                <w:b/>
                <w:bCs/>
                <w:color w:val="auto"/>
                <w:sz w:val="22"/>
                <w:szCs w:val="22"/>
              </w:rPr>
              <w:t>SD</w:t>
            </w:r>
          </w:p>
        </w:tc>
      </w:tr>
      <w:tr w:rsidR="00AB3C9A" w14:paraId="186FC771" w14:textId="77777777" w:rsidTr="006D7B0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0EAC34CC"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1 EDC FF</w:t>
            </w:r>
          </w:p>
        </w:tc>
        <w:tc>
          <w:tcPr>
            <w:tcW w:w="1100" w:type="pct"/>
            <w:tcBorders>
              <w:top w:val="none" w:sz="0" w:space="0" w:color="auto"/>
              <w:left w:val="none" w:sz="0" w:space="0" w:color="auto"/>
              <w:bottom w:val="none" w:sz="0" w:space="0" w:color="auto"/>
              <w:right w:val="none" w:sz="0" w:space="0" w:color="auto"/>
            </w:tcBorders>
          </w:tcPr>
          <w:p w14:paraId="7F722E14" w14:textId="19667BFC"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9C36A1">
              <w:rPr>
                <w:rFonts w:asciiTheme="minorHAnsi" w:eastAsiaTheme="minorEastAsia" w:hAnsiTheme="minorHAnsi" w:cstheme="minorBidi"/>
                <w:color w:val="auto"/>
              </w:rPr>
              <w:t>0.0</w:t>
            </w:r>
            <w:r w:rsidR="00DD33AC">
              <w:rPr>
                <w:rFonts w:asciiTheme="minorHAnsi" w:eastAsiaTheme="minorEastAsia" w:hAnsiTheme="minorHAnsi" w:cstheme="minorBidi"/>
                <w:color w:val="auto"/>
              </w:rPr>
              <w:t>30</w:t>
            </w:r>
          </w:p>
        </w:tc>
        <w:tc>
          <w:tcPr>
            <w:tcW w:w="1200" w:type="pct"/>
            <w:tcBorders>
              <w:top w:val="none" w:sz="0" w:space="0" w:color="auto"/>
              <w:left w:val="none" w:sz="0" w:space="0" w:color="auto"/>
              <w:bottom w:val="none" w:sz="0" w:space="0" w:color="auto"/>
              <w:right w:val="none" w:sz="0" w:space="0" w:color="auto"/>
            </w:tcBorders>
          </w:tcPr>
          <w:p w14:paraId="5A5EA967" w14:textId="7C6E65F4"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D42E68">
              <w:rPr>
                <w:rFonts w:asciiTheme="minorHAnsi" w:eastAsiaTheme="minorEastAsia" w:hAnsiTheme="minorHAnsi" w:cstheme="minorBidi"/>
                <w:color w:val="auto"/>
              </w:rPr>
              <w:t>0.04</w:t>
            </w:r>
            <w:r w:rsidR="00DD33AC">
              <w:rPr>
                <w:rFonts w:asciiTheme="minorHAnsi" w:eastAsiaTheme="minorEastAsia" w:hAnsiTheme="minorHAnsi" w:cstheme="minorBidi"/>
                <w:color w:val="auto"/>
              </w:rPr>
              <w:t>7</w:t>
            </w:r>
          </w:p>
        </w:tc>
        <w:tc>
          <w:tcPr>
            <w:tcW w:w="1200" w:type="pct"/>
            <w:tcBorders>
              <w:top w:val="none" w:sz="0" w:space="0" w:color="auto"/>
              <w:left w:val="none" w:sz="0" w:space="0" w:color="auto"/>
              <w:bottom w:val="none" w:sz="0" w:space="0" w:color="auto"/>
            </w:tcBorders>
          </w:tcPr>
          <w:p w14:paraId="7C95C33C" w14:textId="010EA083"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D42E68">
              <w:rPr>
                <w:rFonts w:asciiTheme="minorHAnsi" w:eastAsiaTheme="minorEastAsia" w:hAnsiTheme="minorHAnsi" w:cstheme="minorBidi"/>
                <w:color w:val="auto"/>
              </w:rPr>
              <w:t>0.04</w:t>
            </w:r>
            <w:r w:rsidR="00DD33AC">
              <w:rPr>
                <w:rFonts w:asciiTheme="minorHAnsi" w:eastAsiaTheme="minorEastAsia" w:hAnsiTheme="minorHAnsi" w:cstheme="minorBidi"/>
                <w:color w:val="auto"/>
              </w:rPr>
              <w:t>7</w:t>
            </w:r>
          </w:p>
        </w:tc>
      </w:tr>
      <w:tr w:rsidR="00AB3C9A" w14:paraId="404486AD" w14:textId="77777777" w:rsidTr="006D7B04">
        <w:trPr>
          <w:trHeight w:val="284"/>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1342EA3C"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1 EDC F</w:t>
            </w:r>
          </w:p>
        </w:tc>
        <w:tc>
          <w:tcPr>
            <w:tcW w:w="1100" w:type="pct"/>
          </w:tcPr>
          <w:p w14:paraId="0920AB69" w14:textId="3FDB7D47"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0.030</w:t>
            </w:r>
          </w:p>
        </w:tc>
        <w:tc>
          <w:tcPr>
            <w:tcW w:w="1200" w:type="pct"/>
          </w:tcPr>
          <w:p w14:paraId="455C83AE" w14:textId="01B4D209"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0.04</w:t>
            </w:r>
            <w:r w:rsidR="00DD33AC">
              <w:rPr>
                <w:rFonts w:asciiTheme="minorHAnsi" w:eastAsiaTheme="minorEastAsia" w:hAnsiTheme="minorHAnsi" w:cstheme="minorBidi"/>
                <w:color w:val="auto"/>
              </w:rPr>
              <w:t>7</w:t>
            </w:r>
          </w:p>
        </w:tc>
        <w:tc>
          <w:tcPr>
            <w:tcW w:w="1200" w:type="pct"/>
          </w:tcPr>
          <w:p w14:paraId="09348E52" w14:textId="58C2352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0.04</w:t>
            </w:r>
            <w:r w:rsidR="00DD33AC">
              <w:rPr>
                <w:rFonts w:asciiTheme="minorHAnsi" w:eastAsiaTheme="minorEastAsia" w:hAnsiTheme="minorHAnsi" w:cstheme="minorBidi"/>
                <w:color w:val="auto"/>
              </w:rPr>
              <w:t>7</w:t>
            </w:r>
          </w:p>
        </w:tc>
      </w:tr>
      <w:tr w:rsidR="00AB3C9A" w14:paraId="121A52AE"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1FEF7F1B"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2 EDC FF</w:t>
            </w:r>
          </w:p>
        </w:tc>
        <w:tc>
          <w:tcPr>
            <w:tcW w:w="1100" w:type="pct"/>
            <w:tcBorders>
              <w:top w:val="none" w:sz="0" w:space="0" w:color="auto"/>
              <w:left w:val="none" w:sz="0" w:space="0" w:color="auto"/>
              <w:bottom w:val="none" w:sz="0" w:space="0" w:color="auto"/>
              <w:right w:val="none" w:sz="0" w:space="0" w:color="auto"/>
            </w:tcBorders>
          </w:tcPr>
          <w:p w14:paraId="41EBE3A2" w14:textId="245FD705"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0.030</w:t>
            </w:r>
          </w:p>
        </w:tc>
        <w:tc>
          <w:tcPr>
            <w:tcW w:w="1200" w:type="pct"/>
            <w:tcBorders>
              <w:top w:val="none" w:sz="0" w:space="0" w:color="auto"/>
              <w:left w:val="none" w:sz="0" w:space="0" w:color="auto"/>
              <w:bottom w:val="none" w:sz="0" w:space="0" w:color="auto"/>
              <w:right w:val="none" w:sz="0" w:space="0" w:color="auto"/>
            </w:tcBorders>
          </w:tcPr>
          <w:p w14:paraId="118899DE" w14:textId="0B82A78D"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w:t>
            </w:r>
            <w:r w:rsidR="00DD33AC">
              <w:rPr>
                <w:rFonts w:asciiTheme="minorHAnsi" w:eastAsiaTheme="minorEastAsia" w:hAnsiTheme="minorHAnsi" w:cstheme="minorBidi"/>
                <w:color w:val="auto"/>
              </w:rPr>
              <w:t>50</w:t>
            </w:r>
          </w:p>
        </w:tc>
        <w:tc>
          <w:tcPr>
            <w:tcW w:w="1200" w:type="pct"/>
            <w:tcBorders>
              <w:top w:val="none" w:sz="0" w:space="0" w:color="auto"/>
              <w:left w:val="none" w:sz="0" w:space="0" w:color="auto"/>
              <w:bottom w:val="none" w:sz="0" w:space="0" w:color="auto"/>
            </w:tcBorders>
          </w:tcPr>
          <w:p w14:paraId="40838F39" w14:textId="57BD3285"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w:t>
            </w:r>
            <w:r w:rsidR="00DD33AC">
              <w:rPr>
                <w:rFonts w:asciiTheme="minorHAnsi" w:eastAsiaTheme="minorEastAsia" w:hAnsiTheme="minorHAnsi" w:cstheme="minorBidi"/>
                <w:color w:val="auto"/>
              </w:rPr>
              <w:t>50</w:t>
            </w:r>
          </w:p>
        </w:tc>
      </w:tr>
      <w:tr w:rsidR="00AB3C9A" w14:paraId="233AD4B3" w14:textId="77777777" w:rsidTr="006D7B04">
        <w:trPr>
          <w:trHeight w:val="284"/>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16E28FF1"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2 EDC F</w:t>
            </w:r>
          </w:p>
        </w:tc>
        <w:tc>
          <w:tcPr>
            <w:tcW w:w="1100" w:type="pct"/>
          </w:tcPr>
          <w:p w14:paraId="0CB8C2E8" w14:textId="3788256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022F42">
              <w:rPr>
                <w:rFonts w:asciiTheme="minorHAnsi" w:eastAsiaTheme="minorEastAsia" w:hAnsiTheme="minorHAnsi" w:cstheme="minorBidi"/>
                <w:color w:val="auto"/>
              </w:rPr>
              <w:t>0.031</w:t>
            </w:r>
          </w:p>
        </w:tc>
        <w:tc>
          <w:tcPr>
            <w:tcW w:w="1200" w:type="pct"/>
          </w:tcPr>
          <w:p w14:paraId="2719F428" w14:textId="1549D335"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022F42">
              <w:rPr>
                <w:rFonts w:asciiTheme="minorHAnsi" w:eastAsiaTheme="minorEastAsia" w:hAnsiTheme="minorHAnsi" w:cstheme="minorBidi"/>
                <w:color w:val="auto"/>
              </w:rPr>
              <w:t>0.047</w:t>
            </w:r>
          </w:p>
        </w:tc>
        <w:tc>
          <w:tcPr>
            <w:tcW w:w="1200" w:type="pct"/>
          </w:tcPr>
          <w:p w14:paraId="29B86D03" w14:textId="1E33F201"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022F42">
              <w:rPr>
                <w:rFonts w:asciiTheme="minorHAnsi" w:eastAsiaTheme="minorEastAsia" w:hAnsiTheme="minorHAnsi" w:cstheme="minorBidi"/>
                <w:color w:val="auto"/>
              </w:rPr>
              <w:t>0.047</w:t>
            </w:r>
          </w:p>
        </w:tc>
      </w:tr>
      <w:tr w:rsidR="00AB3C9A" w14:paraId="65A17DDB"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22FE8AE1"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3 EDC FF</w:t>
            </w:r>
          </w:p>
        </w:tc>
        <w:tc>
          <w:tcPr>
            <w:tcW w:w="1100" w:type="pct"/>
            <w:tcBorders>
              <w:top w:val="none" w:sz="0" w:space="0" w:color="auto"/>
              <w:left w:val="none" w:sz="0" w:space="0" w:color="auto"/>
              <w:bottom w:val="none" w:sz="0" w:space="0" w:color="auto"/>
              <w:right w:val="none" w:sz="0" w:space="0" w:color="auto"/>
            </w:tcBorders>
          </w:tcPr>
          <w:p w14:paraId="1A22A7E4" w14:textId="43F79801"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0.028</w:t>
            </w:r>
          </w:p>
        </w:tc>
        <w:tc>
          <w:tcPr>
            <w:tcW w:w="1200" w:type="pct"/>
            <w:tcBorders>
              <w:top w:val="none" w:sz="0" w:space="0" w:color="auto"/>
              <w:left w:val="none" w:sz="0" w:space="0" w:color="auto"/>
              <w:bottom w:val="none" w:sz="0" w:space="0" w:color="auto"/>
              <w:right w:val="none" w:sz="0" w:space="0" w:color="auto"/>
            </w:tcBorders>
          </w:tcPr>
          <w:p w14:paraId="3E8F9A9D" w14:textId="0110F4F4"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0.04</w:t>
            </w:r>
            <w:r w:rsidR="00DD33AC">
              <w:rPr>
                <w:rFonts w:asciiTheme="minorHAnsi" w:eastAsiaTheme="minorEastAsia" w:hAnsiTheme="minorHAnsi" w:cstheme="minorBidi"/>
                <w:color w:val="auto"/>
              </w:rPr>
              <w:t>6</w:t>
            </w:r>
          </w:p>
        </w:tc>
        <w:tc>
          <w:tcPr>
            <w:tcW w:w="1200" w:type="pct"/>
            <w:tcBorders>
              <w:top w:val="none" w:sz="0" w:space="0" w:color="auto"/>
              <w:left w:val="none" w:sz="0" w:space="0" w:color="auto"/>
              <w:bottom w:val="none" w:sz="0" w:space="0" w:color="auto"/>
            </w:tcBorders>
          </w:tcPr>
          <w:p w14:paraId="262B4923" w14:textId="46834D95"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0.04</w:t>
            </w:r>
            <w:r w:rsidR="00DD33AC">
              <w:rPr>
                <w:rFonts w:asciiTheme="minorHAnsi" w:eastAsiaTheme="minorEastAsia" w:hAnsiTheme="minorHAnsi" w:cstheme="minorBidi"/>
                <w:color w:val="auto"/>
              </w:rPr>
              <w:t>6</w:t>
            </w:r>
          </w:p>
        </w:tc>
      </w:tr>
      <w:tr w:rsidR="00AB3C9A" w14:paraId="03C75FD4" w14:textId="77777777" w:rsidTr="006D7B04">
        <w:trPr>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7F6638F6"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3 EDC F</w:t>
            </w:r>
          </w:p>
        </w:tc>
        <w:tc>
          <w:tcPr>
            <w:tcW w:w="1100" w:type="pct"/>
          </w:tcPr>
          <w:p w14:paraId="0FA41F9E" w14:textId="375F582D"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D63F37">
              <w:rPr>
                <w:rFonts w:asciiTheme="minorHAnsi" w:eastAsiaTheme="minorEastAsia" w:hAnsiTheme="minorHAnsi" w:cstheme="minorBidi"/>
              </w:rPr>
              <w:t>0.03</w:t>
            </w:r>
            <w:r w:rsidR="00DD33AC">
              <w:rPr>
                <w:rFonts w:asciiTheme="minorHAnsi" w:eastAsiaTheme="minorEastAsia" w:hAnsiTheme="minorHAnsi" w:cstheme="minorBidi"/>
              </w:rPr>
              <w:t>1</w:t>
            </w:r>
          </w:p>
        </w:tc>
        <w:tc>
          <w:tcPr>
            <w:tcW w:w="1200" w:type="pct"/>
          </w:tcPr>
          <w:p w14:paraId="265DB9C1" w14:textId="3EA7964E"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D63F37">
              <w:rPr>
                <w:rFonts w:asciiTheme="minorHAnsi" w:eastAsiaTheme="minorEastAsia" w:hAnsiTheme="minorHAnsi" w:cstheme="minorBidi"/>
              </w:rPr>
              <w:t>0.045</w:t>
            </w:r>
          </w:p>
        </w:tc>
        <w:tc>
          <w:tcPr>
            <w:tcW w:w="1200" w:type="pct"/>
          </w:tcPr>
          <w:p w14:paraId="74ABF448" w14:textId="26588389"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D63F37">
              <w:rPr>
                <w:rFonts w:asciiTheme="minorHAnsi" w:eastAsiaTheme="minorEastAsia" w:hAnsiTheme="minorHAnsi" w:cstheme="minorBidi"/>
              </w:rPr>
              <w:t>0.045</w:t>
            </w:r>
          </w:p>
        </w:tc>
      </w:tr>
      <w:tr w:rsidR="00AB3C9A" w14:paraId="59B2D3D8"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12B3EA43"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4 EDC FF</w:t>
            </w:r>
          </w:p>
        </w:tc>
        <w:tc>
          <w:tcPr>
            <w:tcW w:w="1100" w:type="pct"/>
            <w:tcBorders>
              <w:top w:val="none" w:sz="0" w:space="0" w:color="auto"/>
              <w:left w:val="none" w:sz="0" w:space="0" w:color="auto"/>
              <w:bottom w:val="none" w:sz="0" w:space="0" w:color="auto"/>
              <w:right w:val="none" w:sz="0" w:space="0" w:color="auto"/>
            </w:tcBorders>
          </w:tcPr>
          <w:p w14:paraId="1B2EC031" w14:textId="6B9D0889"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CA12DF">
              <w:rPr>
                <w:rFonts w:asciiTheme="minorHAnsi" w:eastAsiaTheme="minorEastAsia" w:hAnsiTheme="minorHAnsi" w:cstheme="minorBidi"/>
              </w:rPr>
              <w:t>0.03</w:t>
            </w:r>
            <w:r w:rsidR="00DD33AC">
              <w:rPr>
                <w:rFonts w:asciiTheme="minorHAnsi" w:eastAsiaTheme="minorEastAsia" w:hAnsiTheme="minorHAnsi" w:cstheme="minorBidi"/>
              </w:rPr>
              <w:t>2</w:t>
            </w:r>
          </w:p>
        </w:tc>
        <w:tc>
          <w:tcPr>
            <w:tcW w:w="1200" w:type="pct"/>
            <w:tcBorders>
              <w:top w:val="none" w:sz="0" w:space="0" w:color="auto"/>
              <w:left w:val="none" w:sz="0" w:space="0" w:color="auto"/>
              <w:bottom w:val="none" w:sz="0" w:space="0" w:color="auto"/>
              <w:right w:val="none" w:sz="0" w:space="0" w:color="auto"/>
            </w:tcBorders>
          </w:tcPr>
          <w:p w14:paraId="6B8FE5F3" w14:textId="37A897AB"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CA12DF">
              <w:rPr>
                <w:rFonts w:asciiTheme="minorHAnsi" w:eastAsiaTheme="minorEastAsia" w:hAnsiTheme="minorHAnsi" w:cstheme="minorBidi"/>
              </w:rPr>
              <w:t>0.05</w:t>
            </w:r>
            <w:r w:rsidR="00DD33AC">
              <w:rPr>
                <w:rFonts w:asciiTheme="minorHAnsi" w:eastAsiaTheme="minorEastAsia" w:hAnsiTheme="minorHAnsi" w:cstheme="minorBidi"/>
              </w:rPr>
              <w:t>1</w:t>
            </w:r>
          </w:p>
        </w:tc>
        <w:tc>
          <w:tcPr>
            <w:tcW w:w="1200" w:type="pct"/>
            <w:tcBorders>
              <w:top w:val="none" w:sz="0" w:space="0" w:color="auto"/>
              <w:left w:val="none" w:sz="0" w:space="0" w:color="auto"/>
              <w:bottom w:val="none" w:sz="0" w:space="0" w:color="auto"/>
            </w:tcBorders>
          </w:tcPr>
          <w:p w14:paraId="0A75866E" w14:textId="33CEF199"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CA12DF">
              <w:rPr>
                <w:rFonts w:asciiTheme="minorHAnsi" w:eastAsiaTheme="minorEastAsia" w:hAnsiTheme="minorHAnsi" w:cstheme="minorBidi"/>
              </w:rPr>
              <w:t>0.05</w:t>
            </w:r>
            <w:r w:rsidR="00DD33AC">
              <w:rPr>
                <w:rFonts w:asciiTheme="minorHAnsi" w:eastAsiaTheme="minorEastAsia" w:hAnsiTheme="minorHAnsi" w:cstheme="minorBidi"/>
              </w:rPr>
              <w:t>1</w:t>
            </w:r>
          </w:p>
        </w:tc>
      </w:tr>
      <w:tr w:rsidR="00AB3C9A" w14:paraId="018FC1BF" w14:textId="77777777" w:rsidTr="006D7B04">
        <w:trPr>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3C75F3EA"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4 EDC F</w:t>
            </w:r>
          </w:p>
        </w:tc>
        <w:tc>
          <w:tcPr>
            <w:tcW w:w="1100" w:type="pct"/>
          </w:tcPr>
          <w:p w14:paraId="141B27CF" w14:textId="3FB7B3DB"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0.03</w:t>
            </w:r>
            <w:r w:rsidR="00DD33AC">
              <w:rPr>
                <w:rFonts w:asciiTheme="minorHAnsi" w:eastAsiaTheme="minorEastAsia" w:hAnsiTheme="minorHAnsi" w:cstheme="minorBidi"/>
              </w:rPr>
              <w:t>2</w:t>
            </w:r>
          </w:p>
        </w:tc>
        <w:tc>
          <w:tcPr>
            <w:tcW w:w="1200" w:type="pct"/>
          </w:tcPr>
          <w:p w14:paraId="70D2F4D5" w14:textId="4E19B9A5"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0.04</w:t>
            </w:r>
            <w:r w:rsidR="00DD33AC">
              <w:rPr>
                <w:rFonts w:asciiTheme="minorHAnsi" w:eastAsiaTheme="minorEastAsia" w:hAnsiTheme="minorHAnsi" w:cstheme="minorBidi"/>
              </w:rPr>
              <w:t>9</w:t>
            </w:r>
          </w:p>
        </w:tc>
        <w:tc>
          <w:tcPr>
            <w:tcW w:w="1200" w:type="pct"/>
          </w:tcPr>
          <w:p w14:paraId="680777E7" w14:textId="797E476D"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0.04</w:t>
            </w:r>
            <w:r w:rsidR="00DD33AC">
              <w:rPr>
                <w:rFonts w:asciiTheme="minorHAnsi" w:eastAsiaTheme="minorEastAsia" w:hAnsiTheme="minorHAnsi" w:cstheme="minorBidi"/>
              </w:rPr>
              <w:t>9</w:t>
            </w:r>
          </w:p>
        </w:tc>
      </w:tr>
      <w:tr w:rsidR="00AB3C9A" w14:paraId="4435859F"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0308744A"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5 EDC FF</w:t>
            </w:r>
          </w:p>
        </w:tc>
        <w:tc>
          <w:tcPr>
            <w:tcW w:w="1100" w:type="pct"/>
            <w:tcBorders>
              <w:top w:val="none" w:sz="0" w:space="0" w:color="auto"/>
              <w:left w:val="none" w:sz="0" w:space="0" w:color="auto"/>
              <w:bottom w:val="none" w:sz="0" w:space="0" w:color="auto"/>
              <w:right w:val="none" w:sz="0" w:space="0" w:color="auto"/>
            </w:tcBorders>
          </w:tcPr>
          <w:p w14:paraId="7661DB53" w14:textId="3ACEFED8"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CA12DF">
              <w:rPr>
                <w:rFonts w:asciiTheme="minorHAnsi" w:eastAsiaTheme="minorEastAsia" w:hAnsiTheme="minorHAnsi" w:cstheme="minorBidi"/>
              </w:rPr>
              <w:t>0.037</w:t>
            </w:r>
          </w:p>
        </w:tc>
        <w:tc>
          <w:tcPr>
            <w:tcW w:w="1200" w:type="pct"/>
            <w:tcBorders>
              <w:top w:val="none" w:sz="0" w:space="0" w:color="auto"/>
              <w:left w:val="none" w:sz="0" w:space="0" w:color="auto"/>
              <w:bottom w:val="none" w:sz="0" w:space="0" w:color="auto"/>
              <w:right w:val="none" w:sz="0" w:space="0" w:color="auto"/>
            </w:tcBorders>
          </w:tcPr>
          <w:p w14:paraId="2327FD72" w14:textId="69898DBF"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CA12DF">
              <w:rPr>
                <w:rFonts w:asciiTheme="minorHAnsi" w:eastAsiaTheme="minorEastAsia" w:hAnsiTheme="minorHAnsi" w:cstheme="minorBidi"/>
              </w:rPr>
              <w:t>0.056</w:t>
            </w:r>
          </w:p>
        </w:tc>
        <w:tc>
          <w:tcPr>
            <w:tcW w:w="1200" w:type="pct"/>
            <w:tcBorders>
              <w:top w:val="none" w:sz="0" w:space="0" w:color="auto"/>
              <w:left w:val="none" w:sz="0" w:space="0" w:color="auto"/>
              <w:bottom w:val="none" w:sz="0" w:space="0" w:color="auto"/>
            </w:tcBorders>
          </w:tcPr>
          <w:p w14:paraId="5032B423" w14:textId="4F8E16CD"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CA12DF">
              <w:rPr>
                <w:rFonts w:asciiTheme="minorHAnsi" w:eastAsiaTheme="minorEastAsia" w:hAnsiTheme="minorHAnsi" w:cstheme="minorBidi"/>
              </w:rPr>
              <w:t>0.056</w:t>
            </w:r>
          </w:p>
        </w:tc>
      </w:tr>
      <w:tr w:rsidR="00AB3C9A" w14:paraId="39322C25" w14:textId="77777777" w:rsidTr="006D7B04">
        <w:trPr>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5453F59C"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5 EDC F</w:t>
            </w:r>
          </w:p>
        </w:tc>
        <w:tc>
          <w:tcPr>
            <w:tcW w:w="1100" w:type="pct"/>
          </w:tcPr>
          <w:p w14:paraId="34023B23" w14:textId="0B76670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0.032</w:t>
            </w:r>
          </w:p>
        </w:tc>
        <w:tc>
          <w:tcPr>
            <w:tcW w:w="1200" w:type="pct"/>
          </w:tcPr>
          <w:p w14:paraId="54A382E8" w14:textId="21757532"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0.049</w:t>
            </w:r>
          </w:p>
        </w:tc>
        <w:tc>
          <w:tcPr>
            <w:tcW w:w="1200" w:type="pct"/>
          </w:tcPr>
          <w:p w14:paraId="1FE1EC47" w14:textId="3592010C" w:rsidR="00AB3C9A" w:rsidRPr="00C72D9E"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0.049</w:t>
            </w:r>
          </w:p>
        </w:tc>
      </w:tr>
    </w:tbl>
    <w:p w14:paraId="54D464CD" w14:textId="77777777" w:rsidR="00AB3C9A" w:rsidRPr="00027172" w:rsidRDefault="00AB3C9A" w:rsidP="00AB3C9A">
      <w:pPr>
        <w:jc w:val="both"/>
        <w:rPr>
          <w:sz w:val="16"/>
          <w:szCs w:val="16"/>
        </w:rPr>
      </w:pPr>
      <w:r w:rsidRPr="00027172">
        <w:rPr>
          <w:sz w:val="16"/>
          <w:szCs w:val="16"/>
        </w:rPr>
        <w:t>*FF = Fatigue-Free, F = Fatigued, EDC = Extensor Digitorum Communis, FDS = Flexor Digitorum Superficialis</w:t>
      </w:r>
    </w:p>
    <w:p w14:paraId="732BF2BF" w14:textId="77777777" w:rsidR="00AB3C9A" w:rsidRDefault="00AB3C9A" w:rsidP="00AB3C9A">
      <w:pPr>
        <w:jc w:val="both"/>
      </w:pPr>
    </w:p>
    <w:p w14:paraId="780C8743" w14:textId="77777777" w:rsidR="00AB3C9A" w:rsidRDefault="00AB3C9A" w:rsidP="00AB3C9A">
      <w:pPr>
        <w:jc w:val="both"/>
      </w:pPr>
      <w:r>
        <w:t>Table 2. Time-Domain Metrics of FDS</w:t>
      </w:r>
    </w:p>
    <w:tbl>
      <w:tblPr>
        <w:tblStyle w:val="MediumList2-Accent1"/>
        <w:tblW w:w="505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1"/>
        <w:gridCol w:w="1138"/>
        <w:gridCol w:w="1242"/>
        <w:gridCol w:w="1242"/>
      </w:tblGrid>
      <w:tr w:rsidR="00AB3C9A" w14:paraId="2858A0D0" w14:textId="77777777" w:rsidTr="006D7B04">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13AE1B8A" w14:textId="77777777" w:rsidR="00AB3C9A" w:rsidRDefault="00AB3C9A" w:rsidP="006D7B04">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Time-Domain Metrics</w:t>
            </w:r>
          </w:p>
        </w:tc>
        <w:tc>
          <w:tcPr>
            <w:tcW w:w="1100" w:type="pct"/>
            <w:tcBorders>
              <w:top w:val="none" w:sz="0" w:space="0" w:color="auto"/>
              <w:left w:val="none" w:sz="0" w:space="0" w:color="auto"/>
              <w:bottom w:val="none" w:sz="0" w:space="0" w:color="auto"/>
              <w:right w:val="none" w:sz="0" w:space="0" w:color="auto"/>
            </w:tcBorders>
          </w:tcPr>
          <w:p w14:paraId="19633CE6" w14:textId="77777777" w:rsidR="00AB3C9A"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p w14:paraId="0F240D23" w14:textId="77777777" w:rsidR="00AB3C9A" w:rsidRPr="007A7492"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7A7492">
              <w:rPr>
                <w:rFonts w:asciiTheme="minorHAnsi" w:eastAsiaTheme="minorEastAsia" w:hAnsiTheme="minorHAnsi" w:cstheme="minorBidi"/>
                <w:b/>
                <w:bCs/>
                <w:color w:val="auto"/>
                <w:sz w:val="22"/>
                <w:szCs w:val="22"/>
              </w:rPr>
              <w:t>MAV</w:t>
            </w:r>
          </w:p>
        </w:tc>
        <w:tc>
          <w:tcPr>
            <w:tcW w:w="1200" w:type="pct"/>
            <w:tcBorders>
              <w:top w:val="none" w:sz="0" w:space="0" w:color="auto"/>
              <w:left w:val="none" w:sz="0" w:space="0" w:color="auto"/>
              <w:bottom w:val="none" w:sz="0" w:space="0" w:color="auto"/>
              <w:right w:val="none" w:sz="0" w:space="0" w:color="auto"/>
            </w:tcBorders>
          </w:tcPr>
          <w:p w14:paraId="7518B96D" w14:textId="77777777" w:rsidR="00AB3C9A"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p w14:paraId="508E6FE6" w14:textId="77777777" w:rsidR="00AB3C9A" w:rsidRPr="007A7492"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7A7492">
              <w:rPr>
                <w:rFonts w:asciiTheme="minorHAnsi" w:eastAsiaTheme="minorEastAsia" w:hAnsiTheme="minorHAnsi" w:cstheme="minorBidi"/>
                <w:b/>
                <w:bCs/>
                <w:color w:val="auto"/>
                <w:sz w:val="22"/>
                <w:szCs w:val="22"/>
              </w:rPr>
              <w:t>RMS</w:t>
            </w:r>
          </w:p>
        </w:tc>
        <w:tc>
          <w:tcPr>
            <w:tcW w:w="1200" w:type="pct"/>
            <w:tcBorders>
              <w:top w:val="none" w:sz="0" w:space="0" w:color="auto"/>
              <w:left w:val="none" w:sz="0" w:space="0" w:color="auto"/>
              <w:bottom w:val="none" w:sz="0" w:space="0" w:color="auto"/>
              <w:right w:val="none" w:sz="0" w:space="0" w:color="auto"/>
            </w:tcBorders>
          </w:tcPr>
          <w:p w14:paraId="0367BA94" w14:textId="77777777" w:rsidR="00AB3C9A"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p w14:paraId="3D6D6215" w14:textId="77777777" w:rsidR="00AB3C9A" w:rsidRPr="007A7492" w:rsidRDefault="00AB3C9A" w:rsidP="006D7B04">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7A7492">
              <w:rPr>
                <w:rFonts w:asciiTheme="minorHAnsi" w:eastAsiaTheme="minorEastAsia" w:hAnsiTheme="minorHAnsi" w:cstheme="minorBidi"/>
                <w:b/>
                <w:bCs/>
                <w:color w:val="auto"/>
                <w:sz w:val="22"/>
                <w:szCs w:val="22"/>
              </w:rPr>
              <w:t>SD</w:t>
            </w:r>
          </w:p>
        </w:tc>
      </w:tr>
      <w:tr w:rsidR="00AB3C9A" w14:paraId="35150FB1" w14:textId="77777777" w:rsidTr="006D7B0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6B1E1597"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1 FDS FF</w:t>
            </w:r>
          </w:p>
        </w:tc>
        <w:tc>
          <w:tcPr>
            <w:tcW w:w="1100" w:type="pct"/>
            <w:tcBorders>
              <w:top w:val="none" w:sz="0" w:space="0" w:color="auto"/>
              <w:left w:val="none" w:sz="0" w:space="0" w:color="auto"/>
              <w:bottom w:val="none" w:sz="0" w:space="0" w:color="auto"/>
              <w:right w:val="none" w:sz="0" w:space="0" w:color="auto"/>
            </w:tcBorders>
          </w:tcPr>
          <w:p w14:paraId="7C2F2D60" w14:textId="4FAED511"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0.029</w:t>
            </w:r>
          </w:p>
        </w:tc>
        <w:tc>
          <w:tcPr>
            <w:tcW w:w="1200" w:type="pct"/>
            <w:tcBorders>
              <w:top w:val="none" w:sz="0" w:space="0" w:color="auto"/>
              <w:left w:val="none" w:sz="0" w:space="0" w:color="auto"/>
              <w:bottom w:val="none" w:sz="0" w:space="0" w:color="auto"/>
              <w:right w:val="none" w:sz="0" w:space="0" w:color="auto"/>
            </w:tcBorders>
          </w:tcPr>
          <w:p w14:paraId="38ECAEE4" w14:textId="26F49FC2"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0.048</w:t>
            </w:r>
          </w:p>
        </w:tc>
        <w:tc>
          <w:tcPr>
            <w:tcW w:w="1200" w:type="pct"/>
            <w:tcBorders>
              <w:top w:val="none" w:sz="0" w:space="0" w:color="auto"/>
              <w:left w:val="none" w:sz="0" w:space="0" w:color="auto"/>
              <w:bottom w:val="none" w:sz="0" w:space="0" w:color="auto"/>
            </w:tcBorders>
          </w:tcPr>
          <w:p w14:paraId="6AFE33C5" w14:textId="7DD29683"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182BEC">
              <w:rPr>
                <w:rFonts w:asciiTheme="minorHAnsi" w:eastAsiaTheme="minorEastAsia" w:hAnsiTheme="minorHAnsi" w:cstheme="minorBidi"/>
                <w:color w:val="auto"/>
              </w:rPr>
              <w:t>0.048</w:t>
            </w:r>
          </w:p>
        </w:tc>
      </w:tr>
      <w:tr w:rsidR="00AB3C9A" w14:paraId="3EF55379" w14:textId="77777777" w:rsidTr="006D7B04">
        <w:trPr>
          <w:trHeight w:val="284"/>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0407CE59"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1 FDS F</w:t>
            </w:r>
          </w:p>
        </w:tc>
        <w:tc>
          <w:tcPr>
            <w:tcW w:w="1100" w:type="pct"/>
          </w:tcPr>
          <w:p w14:paraId="3A83E607" w14:textId="1773C78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0.03</w:t>
            </w:r>
            <w:r w:rsidR="00DD33AC">
              <w:rPr>
                <w:rFonts w:asciiTheme="minorHAnsi" w:eastAsiaTheme="minorEastAsia" w:hAnsiTheme="minorHAnsi" w:cstheme="minorBidi"/>
                <w:color w:val="auto"/>
              </w:rPr>
              <w:t>2</w:t>
            </w:r>
          </w:p>
        </w:tc>
        <w:tc>
          <w:tcPr>
            <w:tcW w:w="1200" w:type="pct"/>
          </w:tcPr>
          <w:p w14:paraId="711C6F22" w14:textId="5A380216"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0.055</w:t>
            </w:r>
          </w:p>
        </w:tc>
        <w:tc>
          <w:tcPr>
            <w:tcW w:w="1200" w:type="pct"/>
          </w:tcPr>
          <w:p w14:paraId="6AE06E53" w14:textId="322F6E7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0.055</w:t>
            </w:r>
          </w:p>
        </w:tc>
      </w:tr>
      <w:tr w:rsidR="00AB3C9A" w14:paraId="4C878632"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64902365"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2 FDS FF</w:t>
            </w:r>
          </w:p>
        </w:tc>
        <w:tc>
          <w:tcPr>
            <w:tcW w:w="1100" w:type="pct"/>
            <w:tcBorders>
              <w:top w:val="none" w:sz="0" w:space="0" w:color="auto"/>
              <w:left w:val="none" w:sz="0" w:space="0" w:color="auto"/>
              <w:bottom w:val="none" w:sz="0" w:space="0" w:color="auto"/>
              <w:right w:val="none" w:sz="0" w:space="0" w:color="auto"/>
            </w:tcBorders>
          </w:tcPr>
          <w:p w14:paraId="08AABCC0" w14:textId="45D86558"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872FBA">
              <w:rPr>
                <w:rFonts w:asciiTheme="minorHAnsi" w:eastAsiaTheme="minorEastAsia" w:hAnsiTheme="minorHAnsi" w:cstheme="minorBidi"/>
                <w:color w:val="auto"/>
              </w:rPr>
              <w:t>0.030</w:t>
            </w:r>
          </w:p>
        </w:tc>
        <w:tc>
          <w:tcPr>
            <w:tcW w:w="1200" w:type="pct"/>
            <w:tcBorders>
              <w:top w:val="none" w:sz="0" w:space="0" w:color="auto"/>
              <w:left w:val="none" w:sz="0" w:space="0" w:color="auto"/>
              <w:bottom w:val="none" w:sz="0" w:space="0" w:color="auto"/>
              <w:right w:val="none" w:sz="0" w:space="0" w:color="auto"/>
            </w:tcBorders>
          </w:tcPr>
          <w:p w14:paraId="1917CA2C" w14:textId="6A8E1AB4"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872FBA">
              <w:rPr>
                <w:rFonts w:asciiTheme="minorHAnsi" w:eastAsiaTheme="minorEastAsia" w:hAnsiTheme="minorHAnsi" w:cstheme="minorBidi"/>
                <w:color w:val="auto"/>
              </w:rPr>
              <w:t>0.0</w:t>
            </w:r>
            <w:r w:rsidR="00DD33AC">
              <w:rPr>
                <w:rFonts w:asciiTheme="minorHAnsi" w:eastAsiaTheme="minorEastAsia" w:hAnsiTheme="minorHAnsi" w:cstheme="minorBidi"/>
                <w:color w:val="auto"/>
              </w:rPr>
              <w:t>50</w:t>
            </w:r>
          </w:p>
        </w:tc>
        <w:tc>
          <w:tcPr>
            <w:tcW w:w="1200" w:type="pct"/>
            <w:tcBorders>
              <w:top w:val="none" w:sz="0" w:space="0" w:color="auto"/>
              <w:left w:val="none" w:sz="0" w:space="0" w:color="auto"/>
              <w:bottom w:val="none" w:sz="0" w:space="0" w:color="auto"/>
            </w:tcBorders>
          </w:tcPr>
          <w:p w14:paraId="40B3CB35" w14:textId="37C18B52"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872FBA">
              <w:rPr>
                <w:rFonts w:asciiTheme="minorHAnsi" w:eastAsiaTheme="minorEastAsia" w:hAnsiTheme="minorHAnsi" w:cstheme="minorBidi"/>
                <w:color w:val="auto"/>
              </w:rPr>
              <w:t>0.0</w:t>
            </w:r>
            <w:r w:rsidR="00DD33AC">
              <w:rPr>
                <w:rFonts w:asciiTheme="minorHAnsi" w:eastAsiaTheme="minorEastAsia" w:hAnsiTheme="minorHAnsi" w:cstheme="minorBidi"/>
                <w:color w:val="auto"/>
              </w:rPr>
              <w:t>50</w:t>
            </w:r>
          </w:p>
        </w:tc>
      </w:tr>
      <w:tr w:rsidR="00AB3C9A" w14:paraId="7FCAD629" w14:textId="77777777" w:rsidTr="006D7B04">
        <w:trPr>
          <w:trHeight w:val="284"/>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0634131F"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2 FDS F</w:t>
            </w:r>
          </w:p>
        </w:tc>
        <w:tc>
          <w:tcPr>
            <w:tcW w:w="1100" w:type="pct"/>
          </w:tcPr>
          <w:p w14:paraId="16CE2F68" w14:textId="5BAD99F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022F42">
              <w:rPr>
                <w:rFonts w:asciiTheme="minorHAnsi" w:eastAsiaTheme="minorEastAsia" w:hAnsiTheme="minorHAnsi" w:cstheme="minorBidi"/>
                <w:color w:val="auto"/>
              </w:rPr>
              <w:t>0.03</w:t>
            </w:r>
            <w:r w:rsidR="00DD33AC">
              <w:rPr>
                <w:rFonts w:asciiTheme="minorHAnsi" w:eastAsiaTheme="minorEastAsia" w:hAnsiTheme="minorHAnsi" w:cstheme="minorBidi"/>
                <w:color w:val="auto"/>
              </w:rPr>
              <w:t>3</w:t>
            </w:r>
          </w:p>
        </w:tc>
        <w:tc>
          <w:tcPr>
            <w:tcW w:w="1200" w:type="pct"/>
          </w:tcPr>
          <w:p w14:paraId="7EFD6386" w14:textId="09159518"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022F42">
              <w:rPr>
                <w:rFonts w:asciiTheme="minorHAnsi" w:eastAsiaTheme="minorEastAsia" w:hAnsiTheme="minorHAnsi" w:cstheme="minorBidi"/>
                <w:color w:val="auto"/>
              </w:rPr>
              <w:t>0.056</w:t>
            </w:r>
          </w:p>
        </w:tc>
        <w:tc>
          <w:tcPr>
            <w:tcW w:w="1200" w:type="pct"/>
          </w:tcPr>
          <w:p w14:paraId="59DFF51A" w14:textId="48C17D94"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022F42">
              <w:rPr>
                <w:rFonts w:asciiTheme="minorHAnsi" w:eastAsiaTheme="minorEastAsia" w:hAnsiTheme="minorHAnsi" w:cstheme="minorBidi"/>
                <w:color w:val="auto"/>
              </w:rPr>
              <w:t>0.056</w:t>
            </w:r>
          </w:p>
        </w:tc>
      </w:tr>
      <w:tr w:rsidR="00AB3C9A" w14:paraId="672085AC"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2386DC6E" w14:textId="77777777" w:rsidR="00AB3C9A" w:rsidRDefault="00AB3C9A" w:rsidP="006D7B04">
            <w:pPr>
              <w:rPr>
                <w:rFonts w:asciiTheme="minorHAnsi" w:eastAsiaTheme="minorEastAsia" w:hAnsiTheme="minorHAnsi" w:cstheme="minorBidi"/>
                <w:color w:val="auto"/>
              </w:rPr>
            </w:pPr>
            <w:r>
              <w:rPr>
                <w:rFonts w:asciiTheme="minorHAnsi" w:eastAsiaTheme="minorEastAsia" w:hAnsiTheme="minorHAnsi" w:cstheme="minorBidi"/>
                <w:color w:val="auto"/>
              </w:rPr>
              <w:t>Trial 3 FDS FF</w:t>
            </w:r>
          </w:p>
        </w:tc>
        <w:tc>
          <w:tcPr>
            <w:tcW w:w="1100" w:type="pct"/>
            <w:tcBorders>
              <w:top w:val="none" w:sz="0" w:space="0" w:color="auto"/>
              <w:left w:val="none" w:sz="0" w:space="0" w:color="auto"/>
              <w:bottom w:val="none" w:sz="0" w:space="0" w:color="auto"/>
              <w:right w:val="none" w:sz="0" w:space="0" w:color="auto"/>
            </w:tcBorders>
          </w:tcPr>
          <w:p w14:paraId="07C3336B" w14:textId="41374AB1"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872FBA">
              <w:rPr>
                <w:rFonts w:asciiTheme="minorHAnsi" w:eastAsiaTheme="minorEastAsia" w:hAnsiTheme="minorHAnsi" w:cstheme="minorBidi"/>
                <w:color w:val="auto"/>
              </w:rPr>
              <w:t>0.02</w:t>
            </w:r>
            <w:r w:rsidR="00DD33AC">
              <w:rPr>
                <w:rFonts w:asciiTheme="minorHAnsi" w:eastAsiaTheme="minorEastAsia" w:hAnsiTheme="minorHAnsi" w:cstheme="minorBidi"/>
                <w:color w:val="auto"/>
              </w:rPr>
              <w:t>9</w:t>
            </w:r>
          </w:p>
        </w:tc>
        <w:tc>
          <w:tcPr>
            <w:tcW w:w="1200" w:type="pct"/>
            <w:tcBorders>
              <w:top w:val="none" w:sz="0" w:space="0" w:color="auto"/>
              <w:left w:val="none" w:sz="0" w:space="0" w:color="auto"/>
              <w:bottom w:val="none" w:sz="0" w:space="0" w:color="auto"/>
              <w:right w:val="none" w:sz="0" w:space="0" w:color="auto"/>
            </w:tcBorders>
          </w:tcPr>
          <w:p w14:paraId="66983FF9" w14:textId="6B2C0C09"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872FBA">
              <w:rPr>
                <w:rFonts w:asciiTheme="minorHAnsi" w:eastAsiaTheme="minorEastAsia" w:hAnsiTheme="minorHAnsi" w:cstheme="minorBidi"/>
                <w:color w:val="auto"/>
              </w:rPr>
              <w:t>0.050</w:t>
            </w:r>
          </w:p>
        </w:tc>
        <w:tc>
          <w:tcPr>
            <w:tcW w:w="1200" w:type="pct"/>
            <w:tcBorders>
              <w:top w:val="none" w:sz="0" w:space="0" w:color="auto"/>
              <w:left w:val="none" w:sz="0" w:space="0" w:color="auto"/>
              <w:bottom w:val="none" w:sz="0" w:space="0" w:color="auto"/>
            </w:tcBorders>
          </w:tcPr>
          <w:p w14:paraId="79DB24D2" w14:textId="696E429A"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872FBA">
              <w:rPr>
                <w:rFonts w:asciiTheme="minorHAnsi" w:eastAsiaTheme="minorEastAsia" w:hAnsiTheme="minorHAnsi" w:cstheme="minorBidi"/>
                <w:color w:val="auto"/>
              </w:rPr>
              <w:t>0.050</w:t>
            </w:r>
          </w:p>
        </w:tc>
      </w:tr>
      <w:tr w:rsidR="00AB3C9A" w14:paraId="7CF7A509" w14:textId="77777777" w:rsidTr="006D7B04">
        <w:trPr>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65B4FB36"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3 FDS F</w:t>
            </w:r>
          </w:p>
        </w:tc>
        <w:tc>
          <w:tcPr>
            <w:tcW w:w="1100" w:type="pct"/>
          </w:tcPr>
          <w:p w14:paraId="6B163DC0" w14:textId="04BD7E61"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697973">
              <w:rPr>
                <w:rFonts w:asciiTheme="minorHAnsi" w:eastAsiaTheme="minorEastAsia" w:hAnsiTheme="minorHAnsi" w:cstheme="minorBidi"/>
              </w:rPr>
              <w:t>0.033</w:t>
            </w:r>
          </w:p>
        </w:tc>
        <w:tc>
          <w:tcPr>
            <w:tcW w:w="1200" w:type="pct"/>
          </w:tcPr>
          <w:p w14:paraId="4F4BE79C" w14:textId="47290934"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697973">
              <w:rPr>
                <w:rFonts w:asciiTheme="minorHAnsi" w:eastAsiaTheme="minorEastAsia" w:hAnsiTheme="minorHAnsi" w:cstheme="minorBidi"/>
              </w:rPr>
              <w:t>0.059</w:t>
            </w:r>
          </w:p>
        </w:tc>
        <w:tc>
          <w:tcPr>
            <w:tcW w:w="1200" w:type="pct"/>
          </w:tcPr>
          <w:p w14:paraId="2E012510" w14:textId="046093C3"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697973">
              <w:rPr>
                <w:rFonts w:asciiTheme="minorHAnsi" w:eastAsiaTheme="minorEastAsia" w:hAnsiTheme="minorHAnsi" w:cstheme="minorBidi"/>
              </w:rPr>
              <w:t>0.059</w:t>
            </w:r>
          </w:p>
        </w:tc>
      </w:tr>
      <w:tr w:rsidR="00AB3C9A" w14:paraId="1A48F151"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43833C63"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4 FDS FF</w:t>
            </w:r>
          </w:p>
        </w:tc>
        <w:tc>
          <w:tcPr>
            <w:tcW w:w="1100" w:type="pct"/>
            <w:tcBorders>
              <w:top w:val="none" w:sz="0" w:space="0" w:color="auto"/>
              <w:left w:val="none" w:sz="0" w:space="0" w:color="auto"/>
              <w:bottom w:val="none" w:sz="0" w:space="0" w:color="auto"/>
              <w:right w:val="none" w:sz="0" w:space="0" w:color="auto"/>
            </w:tcBorders>
          </w:tcPr>
          <w:p w14:paraId="1CB06E05" w14:textId="5EDF2A0D"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872FBA">
              <w:rPr>
                <w:rFonts w:asciiTheme="minorHAnsi" w:eastAsiaTheme="minorEastAsia" w:hAnsiTheme="minorHAnsi" w:cstheme="minorBidi"/>
              </w:rPr>
              <w:t>0.041</w:t>
            </w:r>
          </w:p>
        </w:tc>
        <w:tc>
          <w:tcPr>
            <w:tcW w:w="1200" w:type="pct"/>
            <w:tcBorders>
              <w:top w:val="none" w:sz="0" w:space="0" w:color="auto"/>
              <w:left w:val="none" w:sz="0" w:space="0" w:color="auto"/>
              <w:bottom w:val="none" w:sz="0" w:space="0" w:color="auto"/>
              <w:right w:val="none" w:sz="0" w:space="0" w:color="auto"/>
            </w:tcBorders>
          </w:tcPr>
          <w:p w14:paraId="3779774E" w14:textId="4A675A4C"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872FBA">
              <w:rPr>
                <w:rFonts w:asciiTheme="minorHAnsi" w:eastAsiaTheme="minorEastAsia" w:hAnsiTheme="minorHAnsi" w:cstheme="minorBidi"/>
              </w:rPr>
              <w:t>0.07</w:t>
            </w:r>
            <w:r w:rsidR="00DD33AC">
              <w:rPr>
                <w:rFonts w:asciiTheme="minorHAnsi" w:eastAsiaTheme="minorEastAsia" w:hAnsiTheme="minorHAnsi" w:cstheme="minorBidi"/>
              </w:rPr>
              <w:t>3</w:t>
            </w:r>
          </w:p>
        </w:tc>
        <w:tc>
          <w:tcPr>
            <w:tcW w:w="1200" w:type="pct"/>
            <w:tcBorders>
              <w:top w:val="none" w:sz="0" w:space="0" w:color="auto"/>
              <w:left w:val="none" w:sz="0" w:space="0" w:color="auto"/>
              <w:bottom w:val="none" w:sz="0" w:space="0" w:color="auto"/>
            </w:tcBorders>
          </w:tcPr>
          <w:p w14:paraId="49E2BBBC" w14:textId="0393D068"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872FBA">
              <w:rPr>
                <w:rFonts w:asciiTheme="minorHAnsi" w:eastAsiaTheme="minorEastAsia" w:hAnsiTheme="minorHAnsi" w:cstheme="minorBidi"/>
              </w:rPr>
              <w:t>0.07</w:t>
            </w:r>
            <w:r w:rsidR="00DD33AC">
              <w:rPr>
                <w:rFonts w:asciiTheme="minorHAnsi" w:eastAsiaTheme="minorEastAsia" w:hAnsiTheme="minorHAnsi" w:cstheme="minorBidi"/>
              </w:rPr>
              <w:t>3</w:t>
            </w:r>
          </w:p>
        </w:tc>
      </w:tr>
      <w:tr w:rsidR="00AB3C9A" w14:paraId="37E6F9D5" w14:textId="77777777" w:rsidTr="006D7B04">
        <w:trPr>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7B5E77FB"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4 FDS F</w:t>
            </w:r>
          </w:p>
        </w:tc>
        <w:tc>
          <w:tcPr>
            <w:tcW w:w="1100" w:type="pct"/>
          </w:tcPr>
          <w:p w14:paraId="722DC3EE" w14:textId="42F49282"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0.03</w:t>
            </w:r>
            <w:r w:rsidR="00DD33AC">
              <w:rPr>
                <w:rFonts w:asciiTheme="minorHAnsi" w:eastAsiaTheme="minorEastAsia" w:hAnsiTheme="minorHAnsi" w:cstheme="minorBidi"/>
              </w:rPr>
              <w:t>7</w:t>
            </w:r>
          </w:p>
        </w:tc>
        <w:tc>
          <w:tcPr>
            <w:tcW w:w="1200" w:type="pct"/>
          </w:tcPr>
          <w:p w14:paraId="60C26317" w14:textId="4B700FC5"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0.064</w:t>
            </w:r>
          </w:p>
        </w:tc>
        <w:tc>
          <w:tcPr>
            <w:tcW w:w="1200" w:type="pct"/>
          </w:tcPr>
          <w:p w14:paraId="1C605D46" w14:textId="5085D3CF"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0.064</w:t>
            </w:r>
          </w:p>
        </w:tc>
      </w:tr>
      <w:tr w:rsidR="00AB3C9A" w14:paraId="39016DE1" w14:textId="77777777" w:rsidTr="006D7B04">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330B2B15"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5 FDS FF</w:t>
            </w:r>
          </w:p>
        </w:tc>
        <w:tc>
          <w:tcPr>
            <w:tcW w:w="1100" w:type="pct"/>
            <w:tcBorders>
              <w:top w:val="none" w:sz="0" w:space="0" w:color="auto"/>
              <w:left w:val="none" w:sz="0" w:space="0" w:color="auto"/>
              <w:bottom w:val="none" w:sz="0" w:space="0" w:color="auto"/>
              <w:right w:val="none" w:sz="0" w:space="0" w:color="auto"/>
            </w:tcBorders>
          </w:tcPr>
          <w:p w14:paraId="4E80A224" w14:textId="35A3F2C4"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872FBA">
              <w:rPr>
                <w:rFonts w:asciiTheme="minorHAnsi" w:eastAsiaTheme="minorEastAsia" w:hAnsiTheme="minorHAnsi" w:cstheme="minorBidi"/>
              </w:rPr>
              <w:t>0.04</w:t>
            </w:r>
            <w:r w:rsidR="00DD33AC">
              <w:rPr>
                <w:rFonts w:asciiTheme="minorHAnsi" w:eastAsiaTheme="minorEastAsia" w:hAnsiTheme="minorHAnsi" w:cstheme="minorBidi"/>
              </w:rPr>
              <w:t>7</w:t>
            </w:r>
          </w:p>
        </w:tc>
        <w:tc>
          <w:tcPr>
            <w:tcW w:w="1200" w:type="pct"/>
            <w:tcBorders>
              <w:top w:val="none" w:sz="0" w:space="0" w:color="auto"/>
              <w:left w:val="none" w:sz="0" w:space="0" w:color="auto"/>
              <w:bottom w:val="none" w:sz="0" w:space="0" w:color="auto"/>
              <w:right w:val="none" w:sz="0" w:space="0" w:color="auto"/>
            </w:tcBorders>
          </w:tcPr>
          <w:p w14:paraId="37D90CEE" w14:textId="02528757"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872FBA">
              <w:rPr>
                <w:rFonts w:asciiTheme="minorHAnsi" w:eastAsiaTheme="minorEastAsia" w:hAnsiTheme="minorHAnsi" w:cstheme="minorBidi"/>
              </w:rPr>
              <w:t>0.083</w:t>
            </w:r>
          </w:p>
        </w:tc>
        <w:tc>
          <w:tcPr>
            <w:tcW w:w="1200" w:type="pct"/>
            <w:tcBorders>
              <w:top w:val="none" w:sz="0" w:space="0" w:color="auto"/>
              <w:left w:val="none" w:sz="0" w:space="0" w:color="auto"/>
              <w:bottom w:val="none" w:sz="0" w:space="0" w:color="auto"/>
            </w:tcBorders>
          </w:tcPr>
          <w:p w14:paraId="1CD1D5BD" w14:textId="2DA99468" w:rsidR="00AB3C9A" w:rsidRDefault="00AB3C9A" w:rsidP="006D7B04">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rPr>
            </w:pPr>
            <w:r w:rsidRPr="00872FBA">
              <w:rPr>
                <w:rFonts w:asciiTheme="minorHAnsi" w:eastAsiaTheme="minorEastAsia" w:hAnsiTheme="minorHAnsi" w:cstheme="minorBidi"/>
              </w:rPr>
              <w:t>0.083</w:t>
            </w:r>
          </w:p>
        </w:tc>
      </w:tr>
      <w:tr w:rsidR="00AB3C9A" w14:paraId="1C23A9FD" w14:textId="77777777" w:rsidTr="006D7B04">
        <w:trPr>
          <w:trHeight w:val="291"/>
        </w:trPr>
        <w:tc>
          <w:tcPr>
            <w:cnfStyle w:val="001000000000" w:firstRow="0" w:lastRow="0" w:firstColumn="1" w:lastColumn="0" w:oddVBand="0" w:evenVBand="0" w:oddHBand="0" w:evenHBand="0" w:firstRowFirstColumn="0" w:firstRowLastColumn="0" w:lastRowFirstColumn="0" w:lastRowLastColumn="0"/>
            <w:tcW w:w="1400" w:type="pct"/>
            <w:tcBorders>
              <w:top w:val="none" w:sz="0" w:space="0" w:color="auto"/>
              <w:left w:val="none" w:sz="0" w:space="0" w:color="auto"/>
              <w:bottom w:val="none" w:sz="0" w:space="0" w:color="auto"/>
              <w:right w:val="none" w:sz="0" w:space="0" w:color="auto"/>
            </w:tcBorders>
            <w:noWrap/>
          </w:tcPr>
          <w:p w14:paraId="06E12FC0" w14:textId="77777777" w:rsidR="00AB3C9A" w:rsidRDefault="00AB3C9A" w:rsidP="006D7B04">
            <w:pPr>
              <w:rPr>
                <w:rFonts w:asciiTheme="minorHAnsi" w:eastAsiaTheme="minorEastAsia" w:hAnsiTheme="minorHAnsi" w:cstheme="minorBidi"/>
              </w:rPr>
            </w:pPr>
            <w:r>
              <w:rPr>
                <w:rFonts w:asciiTheme="minorHAnsi" w:eastAsiaTheme="minorEastAsia" w:hAnsiTheme="minorHAnsi" w:cstheme="minorBidi"/>
              </w:rPr>
              <w:t>Trial 5 FDS F</w:t>
            </w:r>
          </w:p>
        </w:tc>
        <w:tc>
          <w:tcPr>
            <w:tcW w:w="1100" w:type="pct"/>
          </w:tcPr>
          <w:p w14:paraId="07F19885" w14:textId="3F31FA0B"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0.03</w:t>
            </w:r>
            <w:r w:rsidR="00DD33AC">
              <w:rPr>
                <w:rFonts w:asciiTheme="minorHAnsi" w:eastAsiaTheme="minorEastAsia" w:hAnsiTheme="minorHAnsi" w:cstheme="minorBidi"/>
              </w:rPr>
              <w:t>9</w:t>
            </w:r>
          </w:p>
        </w:tc>
        <w:tc>
          <w:tcPr>
            <w:tcW w:w="1200" w:type="pct"/>
          </w:tcPr>
          <w:p w14:paraId="5A74C988" w14:textId="664BDFC0"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0.071</w:t>
            </w:r>
          </w:p>
        </w:tc>
        <w:tc>
          <w:tcPr>
            <w:tcW w:w="1200" w:type="pct"/>
          </w:tcPr>
          <w:p w14:paraId="4D644E7B" w14:textId="37E7D68E" w:rsidR="00AB3C9A" w:rsidRDefault="00AB3C9A" w:rsidP="006D7B04">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rPr>
            </w:pPr>
            <w:r w:rsidRPr="00C72D9E">
              <w:rPr>
                <w:rFonts w:asciiTheme="minorHAnsi" w:eastAsiaTheme="minorEastAsia" w:hAnsiTheme="minorHAnsi" w:cstheme="minorBidi"/>
              </w:rPr>
              <w:t>0.071</w:t>
            </w:r>
          </w:p>
        </w:tc>
      </w:tr>
    </w:tbl>
    <w:p w14:paraId="1F3D1891" w14:textId="77777777" w:rsidR="00AB3C9A" w:rsidRPr="00027172" w:rsidRDefault="00AB3C9A" w:rsidP="00AB3C9A">
      <w:pPr>
        <w:jc w:val="both"/>
        <w:rPr>
          <w:sz w:val="16"/>
          <w:szCs w:val="16"/>
        </w:rPr>
      </w:pPr>
      <w:r w:rsidRPr="00027172">
        <w:rPr>
          <w:sz w:val="16"/>
          <w:szCs w:val="16"/>
        </w:rPr>
        <w:t>*FF = Fatigue-Free, F = Fatigued, EDC = Extensor Digitorum Communis, FDS = Flexor Digitorum Superficialis</w:t>
      </w:r>
    </w:p>
    <w:p w14:paraId="05E43B5C" w14:textId="77777777" w:rsidR="00AB3C9A" w:rsidRDefault="00AB3C9A" w:rsidP="00AB3C9A">
      <w:pPr>
        <w:jc w:val="both"/>
      </w:pPr>
    </w:p>
    <w:p w14:paraId="1FC5F33E" w14:textId="1A24EBC1" w:rsidR="00AB3C9A" w:rsidRDefault="00AB3C9A" w:rsidP="00AB3C9A">
      <w:pPr>
        <w:jc w:val="both"/>
      </w:pPr>
      <w:r>
        <w:t xml:space="preserve">[Figure </w:t>
      </w:r>
      <w:r w:rsidR="00C03C96">
        <w:t>6</w:t>
      </w:r>
      <w:r>
        <w:t>]</w:t>
      </w:r>
    </w:p>
    <w:p w14:paraId="08115B8E" w14:textId="77777777" w:rsidR="00AB3C9A" w:rsidRDefault="00AB3C9A" w:rsidP="00AB3C9A">
      <w:pPr>
        <w:jc w:val="both"/>
      </w:pPr>
      <w:r>
        <w:rPr>
          <w:noProof/>
        </w:rPr>
        <w:drawing>
          <wp:inline distT="0" distB="0" distL="0" distR="0" wp14:anchorId="275472F4" wp14:editId="6DCAC724">
            <wp:extent cx="3195955" cy="1598295"/>
            <wp:effectExtent l="0" t="0" r="4445" b="1905"/>
            <wp:docPr id="175794711" name="Picture 3" descr="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89071" name="Picture 3" descr="A graph of a person&#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5955" cy="1598295"/>
                    </a:xfrm>
                    <a:prstGeom prst="rect">
                      <a:avLst/>
                    </a:prstGeom>
                  </pic:spPr>
                </pic:pic>
              </a:graphicData>
            </a:graphic>
          </wp:inline>
        </w:drawing>
      </w:r>
    </w:p>
    <w:p w14:paraId="1CF21BBF" w14:textId="77777777" w:rsidR="00AB3C9A" w:rsidRDefault="00AB3C9A" w:rsidP="00AB3C9A">
      <w:pPr>
        <w:jc w:val="both"/>
        <w:rPr>
          <w:sz w:val="16"/>
          <w:szCs w:val="16"/>
        </w:rPr>
      </w:pPr>
      <w:r w:rsidRPr="000B6531">
        <w:rPr>
          <w:sz w:val="16"/>
          <w:szCs w:val="16"/>
        </w:rPr>
        <w:t>FDS Trial 4 Fatigue-Free – FFT and PSD</w:t>
      </w:r>
    </w:p>
    <w:p w14:paraId="0F1F3AF7" w14:textId="77777777" w:rsidR="00AB3C9A" w:rsidRPr="000B6531" w:rsidRDefault="00AB3C9A" w:rsidP="00AB3C9A">
      <w:pPr>
        <w:ind w:left="288"/>
        <w:jc w:val="both"/>
        <w:rPr>
          <w:sz w:val="16"/>
          <w:szCs w:val="16"/>
        </w:rPr>
      </w:pPr>
    </w:p>
    <w:p w14:paraId="3C25E1A2" w14:textId="77777777" w:rsidR="00AB3C9A" w:rsidRDefault="00AB3C9A" w:rsidP="00AB3C9A">
      <w:pPr>
        <w:jc w:val="both"/>
      </w:pPr>
    </w:p>
    <w:p w14:paraId="144DDDC5" w14:textId="77777777" w:rsidR="00AB3C9A" w:rsidRDefault="00AB3C9A" w:rsidP="00AB3C9A">
      <w:pPr>
        <w:jc w:val="both"/>
      </w:pPr>
    </w:p>
    <w:p w14:paraId="0A4180D9" w14:textId="4E06AA98" w:rsidR="00AB3C9A" w:rsidRDefault="00AB3C9A" w:rsidP="00AB3C9A">
      <w:pPr>
        <w:jc w:val="both"/>
      </w:pPr>
      <w:r>
        <w:t xml:space="preserve">[Figure </w:t>
      </w:r>
      <w:r w:rsidR="00C03C96">
        <w:t>7</w:t>
      </w:r>
      <w:r>
        <w:t>]</w:t>
      </w:r>
    </w:p>
    <w:p w14:paraId="0DF8B3BE" w14:textId="77777777" w:rsidR="00AB3C9A" w:rsidRDefault="00AB3C9A" w:rsidP="00AB3C9A">
      <w:pPr>
        <w:jc w:val="both"/>
      </w:pPr>
      <w:r>
        <w:rPr>
          <w:noProof/>
        </w:rPr>
        <w:lastRenderedPageBreak/>
        <w:drawing>
          <wp:inline distT="0" distB="0" distL="0" distR="0" wp14:anchorId="17469B61" wp14:editId="0AC38FEA">
            <wp:extent cx="3195955" cy="1598295"/>
            <wp:effectExtent l="0" t="0" r="4445" b="1905"/>
            <wp:docPr id="1513334868" name="Picture 4" descr="A graph of a person and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2569" name="Picture 4" descr="A graph of a person and person&#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95955" cy="1598295"/>
                    </a:xfrm>
                    <a:prstGeom prst="rect">
                      <a:avLst/>
                    </a:prstGeom>
                  </pic:spPr>
                </pic:pic>
              </a:graphicData>
            </a:graphic>
          </wp:inline>
        </w:drawing>
      </w:r>
    </w:p>
    <w:p w14:paraId="19142843" w14:textId="77777777" w:rsidR="00AB3C9A" w:rsidRDefault="00AB3C9A" w:rsidP="00AB3C9A">
      <w:pPr>
        <w:jc w:val="both"/>
        <w:rPr>
          <w:sz w:val="16"/>
          <w:szCs w:val="16"/>
        </w:rPr>
      </w:pPr>
      <w:r w:rsidRPr="000B6531">
        <w:rPr>
          <w:sz w:val="16"/>
          <w:szCs w:val="16"/>
        </w:rPr>
        <w:t>FDS Trial 4 Fatigued – FFT and PSD</w:t>
      </w:r>
    </w:p>
    <w:p w14:paraId="35595A92" w14:textId="77777777" w:rsidR="00AB3C9A" w:rsidRDefault="00AB3C9A" w:rsidP="00AB3C9A">
      <w:pPr>
        <w:jc w:val="both"/>
      </w:pPr>
    </w:p>
    <w:p w14:paraId="3FF470C6" w14:textId="6C93DCF4" w:rsidR="00AB3C9A" w:rsidRDefault="00AB3C9A" w:rsidP="00AB3C9A">
      <w:pPr>
        <w:jc w:val="both"/>
      </w:pPr>
      <w:r>
        <w:t xml:space="preserve">[Figure </w:t>
      </w:r>
      <w:r w:rsidR="00C03C96">
        <w:t>8</w:t>
      </w:r>
      <w:r>
        <w:t>]</w:t>
      </w:r>
    </w:p>
    <w:p w14:paraId="1F973EB0" w14:textId="77777777" w:rsidR="00AB3C9A" w:rsidRDefault="00AB3C9A" w:rsidP="00AB3C9A">
      <w:pPr>
        <w:jc w:val="both"/>
      </w:pPr>
      <w:r>
        <w:rPr>
          <w:noProof/>
        </w:rPr>
        <w:drawing>
          <wp:inline distT="0" distB="0" distL="0" distR="0" wp14:anchorId="0B74B5EA" wp14:editId="17738470">
            <wp:extent cx="3195955" cy="1598295"/>
            <wp:effectExtent l="0" t="0" r="4445" b="1905"/>
            <wp:docPr id="438534720"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27819" name="Picture 7" descr="A screenshot of a graph&#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95955" cy="1598295"/>
                    </a:xfrm>
                    <a:prstGeom prst="rect">
                      <a:avLst/>
                    </a:prstGeom>
                  </pic:spPr>
                </pic:pic>
              </a:graphicData>
            </a:graphic>
          </wp:inline>
        </w:drawing>
      </w:r>
    </w:p>
    <w:p w14:paraId="084CA8DA" w14:textId="77777777" w:rsidR="00AB3C9A" w:rsidRDefault="00AB3C9A" w:rsidP="00AB3C9A">
      <w:pPr>
        <w:jc w:val="both"/>
        <w:rPr>
          <w:sz w:val="16"/>
          <w:szCs w:val="16"/>
        </w:rPr>
      </w:pPr>
      <w:r>
        <w:rPr>
          <w:sz w:val="16"/>
          <w:szCs w:val="16"/>
        </w:rPr>
        <w:t>FDS Trial 4 Fatigue-Free – RMS and MDF</w:t>
      </w:r>
    </w:p>
    <w:p w14:paraId="7FF66E89" w14:textId="77777777" w:rsidR="00AB3C9A" w:rsidRPr="00316FEE" w:rsidRDefault="00AB3C9A" w:rsidP="00AB3C9A">
      <w:pPr>
        <w:jc w:val="both"/>
        <w:rPr>
          <w:sz w:val="16"/>
          <w:szCs w:val="16"/>
        </w:rPr>
      </w:pPr>
    </w:p>
    <w:p w14:paraId="2BFB7894" w14:textId="1C25BF1C" w:rsidR="00AB3C9A" w:rsidRDefault="00AB3C9A" w:rsidP="00AB3C9A">
      <w:pPr>
        <w:jc w:val="both"/>
      </w:pPr>
      <w:r>
        <w:t xml:space="preserve">[Figure </w:t>
      </w:r>
      <w:r w:rsidR="00C03C96">
        <w:t>9</w:t>
      </w:r>
      <w:r>
        <w:t>]</w:t>
      </w:r>
    </w:p>
    <w:p w14:paraId="694D9483" w14:textId="77777777" w:rsidR="00AB3C9A" w:rsidRDefault="00AB3C9A" w:rsidP="00AB3C9A">
      <w:pPr>
        <w:jc w:val="both"/>
      </w:pPr>
      <w:r>
        <w:rPr>
          <w:noProof/>
        </w:rPr>
        <w:drawing>
          <wp:inline distT="0" distB="0" distL="0" distR="0" wp14:anchorId="45AC7987" wp14:editId="04BF1CC5">
            <wp:extent cx="3195955" cy="1598295"/>
            <wp:effectExtent l="0" t="0" r="4445" b="1905"/>
            <wp:docPr id="1381880067"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63171" name="Picture 8" descr="A screenshot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95955" cy="1598295"/>
                    </a:xfrm>
                    <a:prstGeom prst="rect">
                      <a:avLst/>
                    </a:prstGeom>
                  </pic:spPr>
                </pic:pic>
              </a:graphicData>
            </a:graphic>
          </wp:inline>
        </w:drawing>
      </w:r>
    </w:p>
    <w:p w14:paraId="6047621E" w14:textId="77777777" w:rsidR="00AB3C9A" w:rsidRDefault="00AB3C9A" w:rsidP="00AB3C9A">
      <w:pPr>
        <w:jc w:val="both"/>
        <w:rPr>
          <w:sz w:val="16"/>
          <w:szCs w:val="16"/>
        </w:rPr>
      </w:pPr>
      <w:r>
        <w:rPr>
          <w:sz w:val="16"/>
          <w:szCs w:val="16"/>
        </w:rPr>
        <w:t>FDS Trial 4 Fatigued – RMS and MDF</w:t>
      </w:r>
    </w:p>
    <w:p w14:paraId="6FB35677" w14:textId="5753E830" w:rsidR="00AB3C9A" w:rsidRPr="00AB3C9A" w:rsidRDefault="00AB3C9A" w:rsidP="00AB3C9A">
      <w:pPr>
        <w:jc w:val="left"/>
        <w:rPr>
          <w:spacing w:val="-1"/>
          <w:lang w:val="x-none" w:eastAsia="x-none"/>
        </w:rPr>
      </w:pPr>
    </w:p>
    <w:p w14:paraId="4936495F" w14:textId="77777777" w:rsidR="00AB3C9A" w:rsidRPr="00AB3C9A" w:rsidRDefault="00AB3C9A" w:rsidP="00AB3C9A"/>
    <w:p w14:paraId="742FF76A" w14:textId="1C3C94D9" w:rsidR="00AB3C9A" w:rsidRDefault="000331D8" w:rsidP="00AB3C9A">
      <w:pPr>
        <w:pStyle w:val="Heading1"/>
        <w:ind w:firstLine="0"/>
      </w:pPr>
      <w:r w:rsidRPr="000331D8">
        <w:t>DISCUSSION</w:t>
      </w:r>
    </w:p>
    <w:p w14:paraId="63368243" w14:textId="3E59F465" w:rsidR="00225B2C" w:rsidRDefault="000331D8" w:rsidP="000331D8">
      <w:pPr>
        <w:pStyle w:val="BodyText"/>
      </w:pPr>
      <w:r w:rsidRPr="000331D8">
        <w:t xml:space="preserve">These findings highlight the importance of frequency domain analysis in detecting muscle fatigue. The observed shifts in frequency components during fatigued conditions suggest that FFT could be a valuable tool for fatigue monitoring in AMSC environments. </w:t>
      </w:r>
      <w:r w:rsidR="00225B2C">
        <w:t>In these settings, where repetitive tasks are common, monitoring changes in muscle activity is crucial to prevent injuries and ensure productivity [1][2][20].</w:t>
      </w:r>
    </w:p>
    <w:p w14:paraId="0215A376" w14:textId="1D71EEAF" w:rsidR="000331D8" w:rsidRDefault="000331D8" w:rsidP="000331D8">
      <w:pPr>
        <w:pStyle w:val="BodyText"/>
      </w:pPr>
      <w:r w:rsidRPr="004A722D">
        <w:t xml:space="preserve">The less pronounced changes in time-domain metrics and PSD plots suggest that </w:t>
      </w:r>
      <w:r w:rsidR="004A722D" w:rsidRPr="004A722D">
        <w:t xml:space="preserve">the preliminary data may not have been in a </w:t>
      </w:r>
      <w:r w:rsidR="00113588">
        <w:t>fully</w:t>
      </w:r>
      <w:r w:rsidR="004A722D" w:rsidRPr="004A722D">
        <w:t xml:space="preserve"> fatigued state,</w:t>
      </w:r>
      <w:r w:rsidR="00113588">
        <w:t xml:space="preserve"> indicating the need for further investigation</w:t>
      </w:r>
      <w:r w:rsidR="004A722D" w:rsidRPr="004A722D">
        <w:t>. Additionally,</w:t>
      </w:r>
      <w:r w:rsidR="00113588">
        <w:t xml:space="preserve"> the lack of significant changes in the PSD plot might be due to compensatory mechanisms, where other muscles intervene to support fatigued ones, maintaining overall force</w:t>
      </w:r>
      <w:r w:rsidR="00844542">
        <w:t xml:space="preserve"> [17]</w:t>
      </w:r>
      <w:r w:rsidR="00113588">
        <w:t>.</w:t>
      </w:r>
    </w:p>
    <w:p w14:paraId="75FD7691" w14:textId="7C1B5A81" w:rsidR="00844542" w:rsidRDefault="00844542" w:rsidP="000331D8">
      <w:pPr>
        <w:pStyle w:val="BodyText"/>
        <w:rPr>
          <w:ins w:id="1" w:author="Liu, Yunmei" w:date="2024-07-31T11:32:00Z"/>
        </w:rPr>
      </w:pPr>
      <w:r>
        <w:t xml:space="preserve">The study results indicate that frequency domain analysis, </w:t>
      </w:r>
      <w:r w:rsidR="00655960">
        <w:t>particularly</w:t>
      </w:r>
      <w:r>
        <w:t xml:space="preserve"> using FFT, can effectively monitor muscle fatigue by detecting shift in frequency components during fatigue [16]. In AMSC environments, where workers often perform repetitive tasks, this is often crucial [1][2][20]. By identifying the onset of muscle fatigue early, interventions can be implemented to prevent injuries, reduce downtime, and maintain high productivity levels</w:t>
      </w:r>
      <w:r w:rsidR="00DE2916">
        <w:t xml:space="preserve"> [1][2][20]</w:t>
      </w:r>
      <w:r>
        <w:t>.</w:t>
      </w:r>
    </w:p>
    <w:p w14:paraId="545A0932" w14:textId="24B41695" w:rsidR="006D2AA1" w:rsidRPr="000331D8" w:rsidRDefault="000331D8" w:rsidP="006D2AA1">
      <w:pPr>
        <w:pStyle w:val="BodyText"/>
      </w:pPr>
      <w:r w:rsidRPr="000331D8">
        <w:t xml:space="preserve">Future research aims to validate these findings with a larger participant pool and more varied tasks. Integrating machine learning and deep learning models will help improve the accuracy and robustness of fatigue prediction. </w:t>
      </w:r>
      <w:r w:rsidRPr="00287835">
        <w:t xml:space="preserve">Additionally, exploring advanced signal processing and feature extraction techniques will further enhance the effectiveness of fatigue assessment protocols in AMSC </w:t>
      </w:r>
      <w:r w:rsidR="006D2AA1" w:rsidRPr="00287835">
        <w:t>environments.</w:t>
      </w:r>
      <w:r w:rsidR="006D2AA1" w:rsidRPr="00FA626D">
        <w:t xml:space="preserve"> The goal is to continuously evaluate muscle fatigue in a non-intrusive matter that does not interfere with ongoing tasks, thereby enhancing worker safety and productivity in AMSC environments [1][2].</w:t>
      </w:r>
    </w:p>
    <w:p w14:paraId="5F0D7DE1" w14:textId="77777777" w:rsidR="006D2AA1" w:rsidRPr="000331D8" w:rsidRDefault="006D2AA1" w:rsidP="000331D8">
      <w:pPr>
        <w:pStyle w:val="BodyText"/>
      </w:pPr>
    </w:p>
    <w:p w14:paraId="3120555A" w14:textId="02A6460A" w:rsidR="000331D8" w:rsidRPr="000331D8" w:rsidRDefault="000331D8" w:rsidP="000331D8">
      <w:pPr>
        <w:pStyle w:val="Heading1"/>
        <w:ind w:firstLine="0"/>
      </w:pPr>
      <w:r w:rsidRPr="000331D8">
        <w:t>CONCLUSION</w:t>
      </w:r>
    </w:p>
    <w:p w14:paraId="2C2A0726" w14:textId="54837F3C" w:rsidR="000331D8" w:rsidRDefault="000331D8" w:rsidP="00046036">
      <w:pPr>
        <w:pStyle w:val="BodyText"/>
      </w:pPr>
      <w:r w:rsidRPr="000331D8">
        <w:t xml:space="preserve">This study demonstrates the potential of using wearable EMG sensors and frequency domain analysis for monitoring muscle fatigue in AMSC environments. The initial findings suggest that FFT is a promising tool for fatigue detection, while time-domain metrics may be less sensitive in some cases. </w:t>
      </w:r>
      <w:r w:rsidRPr="00287835">
        <w:t>Future research will focus on validating these findings, refining the methodology, and integrating machine learning models to develop a comprehensive fatigue monitoring system.</w:t>
      </w:r>
    </w:p>
    <w:p w14:paraId="655C3DC4" w14:textId="714982C1" w:rsidR="000331D8" w:rsidRPr="0085159E" w:rsidRDefault="000331D8" w:rsidP="00D13453">
      <w:pPr>
        <w:pStyle w:val="Heading1"/>
        <w:numPr>
          <w:ilvl w:val="0"/>
          <w:numId w:val="0"/>
        </w:numPr>
      </w:pPr>
      <w:r w:rsidRPr="005B520E">
        <w:t>Acknowledgment</w:t>
      </w:r>
    </w:p>
    <w:p w14:paraId="51990084" w14:textId="6AB28081" w:rsidR="001D23CC" w:rsidRPr="001D23CC" w:rsidRDefault="001D23CC" w:rsidP="001D23CC">
      <w:pPr>
        <w:pStyle w:val="BodyText"/>
      </w:pPr>
      <w:r w:rsidRPr="001D23CC">
        <w:t xml:space="preserve">This research was generously supported by the National Science Foundation under Grant No. 2244119. I am deeply grateful to Dr. Yunmei Liu for her invaluable guidance and support throughout this project. My heartfelt thanks extend to my team members, Moajjem Chowdhury, Yan Chen, Steven Martell, and Jessica Elliott, for their valuable feedback and assistance. </w:t>
      </w:r>
      <w:r w:rsidRPr="0085159E">
        <w:t>I am also sincerely grateful to Dr. Fa</w:t>
      </w:r>
      <w:r w:rsidR="004D6BDE">
        <w:t>is</w:t>
      </w:r>
      <w:r w:rsidRPr="0085159E">
        <w:t>al Aqlan for providing me with the opportunity to pursue this project.</w:t>
      </w:r>
    </w:p>
    <w:p w14:paraId="2F515255" w14:textId="77777777" w:rsidR="009303D9" w:rsidRDefault="001D23CC" w:rsidP="004E60C3">
      <w:pPr>
        <w:pStyle w:val="BodyText"/>
      </w:pPr>
      <w:r w:rsidRPr="001D23CC">
        <w:t>I appreciate the support from the Department of Industrial Engineering at the University of Louisville for providing the necessary resources and facilities. Lastly, I want to express my deepest gratitude to my family for their unwavering support and encouragement throughout this research journey</w:t>
      </w:r>
      <w:r w:rsidRPr="0085159E">
        <w:t>.</w:t>
      </w:r>
    </w:p>
    <w:p w14:paraId="2FD69056" w14:textId="0157ED4A" w:rsidR="00EF6511" w:rsidRDefault="00EF6511" w:rsidP="004E60C3">
      <w:pPr>
        <w:pStyle w:val="BodyText"/>
      </w:pPr>
      <w:r>
        <w:t>Please note that the opinions, findings, and conclusions expressed in this document are those of the author and do not necessarily reflect the views of the National Science Foundation.</w:t>
      </w:r>
    </w:p>
    <w:p w14:paraId="1AEDC91E" w14:textId="77777777" w:rsidR="004E60C3" w:rsidRDefault="004E60C3" w:rsidP="004E60C3">
      <w:pPr>
        <w:pStyle w:val="BodyText"/>
      </w:pPr>
    </w:p>
    <w:p w14:paraId="54B40C61" w14:textId="77777777" w:rsidR="004E60C3" w:rsidRDefault="004E60C3" w:rsidP="004E60C3">
      <w:pPr>
        <w:pStyle w:val="Heading1"/>
        <w:numPr>
          <w:ilvl w:val="0"/>
          <w:numId w:val="0"/>
        </w:numPr>
      </w:pPr>
      <w:r>
        <w:t>References</w:t>
      </w:r>
    </w:p>
    <w:p w14:paraId="6F765AF6" w14:textId="011653BE" w:rsidR="00B1713C" w:rsidRDefault="00B1713C" w:rsidP="00B1713C">
      <w:pPr>
        <w:pStyle w:val="BodyText"/>
        <w:ind w:firstLine="0"/>
        <w:rPr>
          <w:lang w:val="en-US"/>
        </w:rPr>
      </w:pPr>
      <w:r>
        <w:t xml:space="preserve">[1] </w:t>
      </w:r>
      <w:r w:rsidRPr="00B1713C">
        <w:rPr>
          <w:lang w:val="en-US"/>
        </w:rPr>
        <w:t xml:space="preserve">M. </w:t>
      </w:r>
      <w:proofErr w:type="spellStart"/>
      <w:r w:rsidRPr="00B1713C">
        <w:rPr>
          <w:lang w:val="en-US"/>
        </w:rPr>
        <w:t>Moshawrab</w:t>
      </w:r>
      <w:proofErr w:type="spellEnd"/>
      <w:r w:rsidRPr="00B1713C">
        <w:rPr>
          <w:lang w:val="en-US"/>
        </w:rPr>
        <w:t xml:space="preserve">, M. Adda, A. </w:t>
      </w:r>
      <w:proofErr w:type="spellStart"/>
      <w:r w:rsidRPr="00B1713C">
        <w:rPr>
          <w:lang w:val="en-US"/>
        </w:rPr>
        <w:t>Bouzouane</w:t>
      </w:r>
      <w:proofErr w:type="spellEnd"/>
      <w:r w:rsidRPr="00B1713C">
        <w:rPr>
          <w:lang w:val="en-US"/>
        </w:rPr>
        <w:t>, H. Ibrahim, and A. Raad, “Smart Wearables for the Detection of Occupational Physical Fatigue: A Literature Review,” </w:t>
      </w:r>
      <w:r w:rsidRPr="00B1713C">
        <w:rPr>
          <w:i/>
          <w:iCs/>
          <w:lang w:val="en-US"/>
        </w:rPr>
        <w:t>Sensors</w:t>
      </w:r>
      <w:r w:rsidRPr="00B1713C">
        <w:rPr>
          <w:lang w:val="en-US"/>
        </w:rPr>
        <w:t xml:space="preserve">, vol. 22, no. 19, p. 7472, Oct. 2022, </w:t>
      </w:r>
      <w:proofErr w:type="spellStart"/>
      <w:r w:rsidRPr="00B1713C">
        <w:rPr>
          <w:lang w:val="en-US"/>
        </w:rPr>
        <w:t>doi</w:t>
      </w:r>
      <w:proofErr w:type="spellEnd"/>
      <w:r w:rsidRPr="00B1713C">
        <w:rPr>
          <w:lang w:val="en-US"/>
        </w:rPr>
        <w:t xml:space="preserve">: </w:t>
      </w:r>
      <w:hyperlink r:id="rId21" w:history="1">
        <w:r w:rsidRPr="00B1713C">
          <w:rPr>
            <w:rStyle w:val="Hyperlink"/>
            <w:lang w:val="en-US"/>
          </w:rPr>
          <w:t>https://doi.org/10.3390/s22197472</w:t>
        </w:r>
      </w:hyperlink>
      <w:r w:rsidRPr="00B1713C">
        <w:rPr>
          <w:lang w:val="en-US"/>
        </w:rPr>
        <w:t>.</w:t>
      </w:r>
    </w:p>
    <w:p w14:paraId="19751EF8" w14:textId="77777777" w:rsidR="008B6C1A" w:rsidRDefault="00B1713C" w:rsidP="008B6C1A">
      <w:pPr>
        <w:pStyle w:val="BodyText"/>
        <w:ind w:firstLine="0"/>
      </w:pPr>
      <w:r>
        <w:rPr>
          <w:lang w:val="en-US"/>
        </w:rPr>
        <w:t xml:space="preserve">[2] </w:t>
      </w:r>
      <w:r w:rsidRPr="00B1713C">
        <w:t xml:space="preserve">N. R. Adão Martins, S. </w:t>
      </w:r>
      <w:proofErr w:type="spellStart"/>
      <w:r w:rsidRPr="00B1713C">
        <w:t>Annaheim</w:t>
      </w:r>
      <w:proofErr w:type="spellEnd"/>
      <w:r w:rsidRPr="00B1713C">
        <w:t>, C. M. Spengler, and R. M. Rossi, “Fatigue Monitoring Through Wearables: A State-of-</w:t>
      </w:r>
      <w:r w:rsidRPr="00B1713C">
        <w:lastRenderedPageBreak/>
        <w:t>the-Art Review,” </w:t>
      </w:r>
      <w:r w:rsidRPr="00B1713C">
        <w:rPr>
          <w:i/>
          <w:iCs/>
        </w:rPr>
        <w:t>Frontiers in Physiology</w:t>
      </w:r>
      <w:r w:rsidRPr="00B1713C">
        <w:t xml:space="preserve">, vol. 12, Dec. 2021, </w:t>
      </w:r>
      <w:proofErr w:type="spellStart"/>
      <w:r w:rsidRPr="00B1713C">
        <w:t>doi</w:t>
      </w:r>
      <w:proofErr w:type="spellEnd"/>
      <w:r w:rsidRPr="00B1713C">
        <w:t xml:space="preserve">: </w:t>
      </w:r>
      <w:hyperlink r:id="rId22" w:history="1">
        <w:r w:rsidRPr="00B1713C">
          <w:rPr>
            <w:rStyle w:val="Hyperlink"/>
          </w:rPr>
          <w:t>https://doi.org/10.3389/fphys.2021.790292</w:t>
        </w:r>
      </w:hyperlink>
      <w:r w:rsidRPr="00B1713C">
        <w:t>.</w:t>
      </w:r>
    </w:p>
    <w:p w14:paraId="39A40A85" w14:textId="14C321A7" w:rsidR="008B6C1A" w:rsidRDefault="008B6C1A" w:rsidP="00C20CC1">
      <w:pPr>
        <w:pStyle w:val="BodyText"/>
        <w:ind w:firstLine="0"/>
        <w:rPr>
          <w:lang w:val="en-US"/>
        </w:rPr>
      </w:pPr>
      <w:r>
        <w:t xml:space="preserve">[3] </w:t>
      </w:r>
      <w:r w:rsidRPr="008B6C1A">
        <w:rPr>
          <w:lang w:val="en-US"/>
        </w:rPr>
        <w:t>Johns Hopkins Medicine, “Electromyography (EMG),” </w:t>
      </w:r>
      <w:r w:rsidRPr="008B6C1A">
        <w:rPr>
          <w:i/>
          <w:iCs/>
          <w:lang w:val="en-US"/>
        </w:rPr>
        <w:t>Johns Hopkins Medicine</w:t>
      </w:r>
      <w:r w:rsidRPr="008B6C1A">
        <w:rPr>
          <w:lang w:val="en-US"/>
        </w:rPr>
        <w:t xml:space="preserve">, 2019. </w:t>
      </w:r>
      <w:hyperlink r:id="rId23" w:history="1">
        <w:r w:rsidRPr="008B6C1A">
          <w:rPr>
            <w:rStyle w:val="Hyperlink"/>
            <w:lang w:val="en-US"/>
          </w:rPr>
          <w:t>https://www.hopkinsmedicine.org/health/treatment-tests-and-therapies/electromyography-emg</w:t>
        </w:r>
      </w:hyperlink>
    </w:p>
    <w:p w14:paraId="153E4327" w14:textId="29AC7FE1" w:rsidR="008221BB" w:rsidRDefault="00C20CC1" w:rsidP="00C20CC1">
      <w:pPr>
        <w:pStyle w:val="BodyText"/>
        <w:ind w:firstLine="0"/>
      </w:pPr>
      <w:r>
        <w:rPr>
          <w:lang w:val="en-US"/>
        </w:rPr>
        <w:t xml:space="preserve">[4] </w:t>
      </w:r>
      <w:r w:rsidRPr="00C20CC1">
        <w:t>S.-H. Liu, C.-B. Lin, Y. Chen, W. Chen, T.-S. Huang, and C.-Y. Hsu, “An EMG Patch for the Real-Time Monitoring of Muscle-Fatigue Conditions During Exercise,” </w:t>
      </w:r>
      <w:r w:rsidRPr="00C20CC1">
        <w:rPr>
          <w:i/>
          <w:iCs/>
        </w:rPr>
        <w:t>Sensors</w:t>
      </w:r>
      <w:r w:rsidRPr="00C20CC1">
        <w:t xml:space="preserve">, vol. 19, no. 14, p. 3108, Jan. 2019, </w:t>
      </w:r>
      <w:proofErr w:type="spellStart"/>
      <w:r w:rsidRPr="00C20CC1">
        <w:t>doi</w:t>
      </w:r>
      <w:proofErr w:type="spellEnd"/>
      <w:r w:rsidRPr="00C20CC1">
        <w:t xml:space="preserve">: </w:t>
      </w:r>
      <w:hyperlink r:id="rId24" w:history="1">
        <w:r w:rsidRPr="00C20CC1">
          <w:rPr>
            <w:rStyle w:val="Hyperlink"/>
          </w:rPr>
          <w:t>https://doi.org/10.3390/s19143108</w:t>
        </w:r>
      </w:hyperlink>
      <w:r w:rsidR="008221BB">
        <w:t>.</w:t>
      </w:r>
    </w:p>
    <w:p w14:paraId="3AAAE05D" w14:textId="66CFED81" w:rsidR="006E3524" w:rsidRDefault="006E3524" w:rsidP="006E3524">
      <w:pPr>
        <w:pStyle w:val="BodyText"/>
        <w:ind w:firstLine="0"/>
        <w:rPr>
          <w:lang w:val="en-US"/>
        </w:rPr>
      </w:pPr>
      <w:r>
        <w:t xml:space="preserve">[5] </w:t>
      </w:r>
      <w:r w:rsidRPr="006E3524">
        <w:rPr>
          <w:lang w:val="en-US"/>
        </w:rPr>
        <w:t xml:space="preserve">R. Chowdhury, M. </w:t>
      </w:r>
      <w:proofErr w:type="spellStart"/>
      <w:r w:rsidRPr="006E3524">
        <w:rPr>
          <w:lang w:val="en-US"/>
        </w:rPr>
        <w:t>Reaz</w:t>
      </w:r>
      <w:proofErr w:type="spellEnd"/>
      <w:r w:rsidRPr="006E3524">
        <w:rPr>
          <w:lang w:val="en-US"/>
        </w:rPr>
        <w:t>, M. Ali, A. Bakar, K. Chellappan, and T. Chang, “Surface Electromyography Signal Processing and Classification Techniques,” </w:t>
      </w:r>
      <w:r w:rsidRPr="006E3524">
        <w:rPr>
          <w:i/>
          <w:iCs/>
          <w:lang w:val="en-US"/>
        </w:rPr>
        <w:t>Sensors</w:t>
      </w:r>
      <w:r w:rsidRPr="006E3524">
        <w:rPr>
          <w:lang w:val="en-US"/>
        </w:rPr>
        <w:t xml:space="preserve">, vol. 13, no. 9, pp. 12431–12466, Sep. 2013, </w:t>
      </w:r>
      <w:proofErr w:type="spellStart"/>
      <w:r w:rsidRPr="006E3524">
        <w:rPr>
          <w:lang w:val="en-US"/>
        </w:rPr>
        <w:t>doi</w:t>
      </w:r>
      <w:proofErr w:type="spellEnd"/>
      <w:r w:rsidRPr="006E3524">
        <w:rPr>
          <w:lang w:val="en-US"/>
        </w:rPr>
        <w:t xml:space="preserve">: </w:t>
      </w:r>
      <w:hyperlink r:id="rId25" w:history="1">
        <w:r w:rsidRPr="006E3524">
          <w:rPr>
            <w:rStyle w:val="Hyperlink"/>
            <w:lang w:val="en-US"/>
          </w:rPr>
          <w:t>https://doi.org/10.3390/s130912431</w:t>
        </w:r>
      </w:hyperlink>
      <w:r w:rsidRPr="006E3524">
        <w:rPr>
          <w:lang w:val="en-US"/>
        </w:rPr>
        <w:t>.</w:t>
      </w:r>
    </w:p>
    <w:p w14:paraId="6D58A56D" w14:textId="2807406B" w:rsidR="006E3524" w:rsidRPr="00F96BE8" w:rsidRDefault="006E3524" w:rsidP="00F96BE8">
      <w:pPr>
        <w:pStyle w:val="BodyText"/>
        <w:ind w:firstLine="0"/>
      </w:pPr>
      <w:r>
        <w:rPr>
          <w:lang w:val="en-US"/>
        </w:rPr>
        <w:t>[6]</w:t>
      </w:r>
      <w:r w:rsidR="00F96BE8">
        <w:rPr>
          <w:lang w:val="en-US"/>
        </w:rPr>
        <w:t xml:space="preserve"> </w:t>
      </w:r>
      <w:r w:rsidR="00F96BE8" w:rsidRPr="00F96BE8">
        <w:t xml:space="preserve">“Flexor Digitorum Superficialis - Attachments - </w:t>
      </w:r>
      <w:proofErr w:type="spellStart"/>
      <w:r w:rsidR="00F96BE8" w:rsidRPr="00F96BE8">
        <w:t>TeachMeAnatomy</w:t>
      </w:r>
      <w:proofErr w:type="spellEnd"/>
      <w:r w:rsidR="00F96BE8" w:rsidRPr="00F96BE8">
        <w:t>,” </w:t>
      </w:r>
      <w:r w:rsidR="00F96BE8" w:rsidRPr="00F96BE8">
        <w:rPr>
          <w:i/>
          <w:iCs/>
        </w:rPr>
        <w:t>teachmeanatomy.info</w:t>
      </w:r>
      <w:r w:rsidR="00F96BE8" w:rsidRPr="00F96BE8">
        <w:t>. https://teachmeanatomy.info/encyclopaedia/f/flexor-digitorum-superficialis/</w:t>
      </w:r>
    </w:p>
    <w:p w14:paraId="53EFBEAA" w14:textId="5C3783B6" w:rsidR="006E3524" w:rsidRPr="000E3A8F" w:rsidRDefault="006E3524" w:rsidP="000E3A8F">
      <w:pPr>
        <w:pStyle w:val="BodyText"/>
        <w:ind w:firstLine="0"/>
      </w:pPr>
      <w:r>
        <w:rPr>
          <w:lang w:val="en-US"/>
        </w:rPr>
        <w:t>[7]</w:t>
      </w:r>
      <w:r w:rsidR="000E3A8F">
        <w:rPr>
          <w:lang w:val="en-US"/>
        </w:rPr>
        <w:t xml:space="preserve"> </w:t>
      </w:r>
      <w:r w:rsidR="000E3A8F" w:rsidRPr="000E3A8F">
        <w:t xml:space="preserve">“Extensor Digitorum - Attachments - Actions - </w:t>
      </w:r>
      <w:proofErr w:type="spellStart"/>
      <w:r w:rsidR="000E3A8F" w:rsidRPr="000E3A8F">
        <w:t>TeachMeAnatomy</w:t>
      </w:r>
      <w:proofErr w:type="spellEnd"/>
      <w:r w:rsidR="000E3A8F" w:rsidRPr="000E3A8F">
        <w:t>,” </w:t>
      </w:r>
      <w:r w:rsidR="000E3A8F" w:rsidRPr="000E3A8F">
        <w:rPr>
          <w:i/>
          <w:iCs/>
        </w:rPr>
        <w:t>teachmeanatomy.info</w:t>
      </w:r>
      <w:r w:rsidR="000E3A8F" w:rsidRPr="000E3A8F">
        <w:t>. https://teachmeanatomy.info/encyclopaedia/e/extensor-digitorum/</w:t>
      </w:r>
    </w:p>
    <w:p w14:paraId="6B15E82D" w14:textId="547E6170" w:rsidR="006E3524" w:rsidRPr="008E6E96" w:rsidRDefault="006E3524" w:rsidP="008E6E96">
      <w:pPr>
        <w:pStyle w:val="BodyText"/>
        <w:ind w:firstLine="0"/>
      </w:pPr>
      <w:r>
        <w:rPr>
          <w:lang w:val="en-US"/>
        </w:rPr>
        <w:t>[8]</w:t>
      </w:r>
      <w:r w:rsidR="008E6E96">
        <w:rPr>
          <w:lang w:val="en-US"/>
        </w:rPr>
        <w:t xml:space="preserve"> </w:t>
      </w:r>
      <w:r w:rsidR="008E6E96" w:rsidRPr="008E6E96">
        <w:t>L. Marotta </w:t>
      </w:r>
      <w:r w:rsidR="008E6E96" w:rsidRPr="008E6E96">
        <w:rPr>
          <w:i/>
          <w:iCs/>
        </w:rPr>
        <w:t>et al.</w:t>
      </w:r>
      <w:r w:rsidR="008E6E96" w:rsidRPr="008E6E96">
        <w:t>, “Accelerometer-Based Identification of Fatigue in the Lower Limbs during Cyclical Physical Exercise: A Systematic Review,” </w:t>
      </w:r>
      <w:r w:rsidR="008E6E96" w:rsidRPr="008E6E96">
        <w:rPr>
          <w:i/>
          <w:iCs/>
        </w:rPr>
        <w:t>Sensors</w:t>
      </w:r>
      <w:r w:rsidR="008E6E96" w:rsidRPr="008E6E96">
        <w:t xml:space="preserve">, vol. 22, no. 8, p. 3008, Jan. 2022, </w:t>
      </w:r>
      <w:proofErr w:type="spellStart"/>
      <w:r w:rsidR="008E6E96" w:rsidRPr="008E6E96">
        <w:t>doi</w:t>
      </w:r>
      <w:proofErr w:type="spellEnd"/>
      <w:r w:rsidR="008E6E96" w:rsidRPr="008E6E96">
        <w:t>: https://doi.org/10.3390/s22083008.</w:t>
      </w:r>
    </w:p>
    <w:p w14:paraId="1795A173" w14:textId="2AF18761" w:rsidR="00FA626D" w:rsidRDefault="006E3524" w:rsidP="00FA626D">
      <w:pPr>
        <w:pStyle w:val="BodyText"/>
        <w:ind w:firstLine="0"/>
      </w:pPr>
      <w:r>
        <w:rPr>
          <w:lang w:val="en-US"/>
        </w:rPr>
        <w:t>[9]</w:t>
      </w:r>
      <w:r w:rsidR="00FA626D">
        <w:rPr>
          <w:lang w:val="en-US"/>
        </w:rPr>
        <w:t xml:space="preserve"> </w:t>
      </w:r>
      <w:r w:rsidR="00FA626D" w:rsidRPr="00FA626D">
        <w:t>K. G, “Trigno® Avanti Sensor,” </w:t>
      </w:r>
      <w:r w:rsidR="00FA626D" w:rsidRPr="00FA626D">
        <w:rPr>
          <w:i/>
          <w:iCs/>
        </w:rPr>
        <w:t>Delsys</w:t>
      </w:r>
      <w:r w:rsidR="00FA626D" w:rsidRPr="00FA626D">
        <w:t xml:space="preserve">. </w:t>
      </w:r>
      <w:hyperlink r:id="rId26" w:history="1">
        <w:r w:rsidR="00FA626D" w:rsidRPr="00FA626D">
          <w:rPr>
            <w:rStyle w:val="Hyperlink"/>
          </w:rPr>
          <w:t>https://delsys.com/trigno-avanti/</w:t>
        </w:r>
      </w:hyperlink>
    </w:p>
    <w:p w14:paraId="60BA3144" w14:textId="0D2D0BB2" w:rsidR="00DC11F4" w:rsidRDefault="00FA626D" w:rsidP="00FA626D">
      <w:pPr>
        <w:pStyle w:val="BodyText"/>
        <w:ind w:firstLine="0"/>
        <w:rPr>
          <w:lang w:val="en-US"/>
        </w:rPr>
      </w:pPr>
      <w:r>
        <w:t>[10]</w:t>
      </w:r>
      <w:r w:rsidR="00DC11F4">
        <w:t xml:space="preserve"> </w:t>
      </w:r>
      <w:r w:rsidR="00DC11F4" w:rsidRPr="00DC11F4">
        <w:rPr>
          <w:lang w:val="en-US"/>
        </w:rPr>
        <w:t>K. G, “Trigno Discover Software,” </w:t>
      </w:r>
      <w:r w:rsidR="00DC11F4" w:rsidRPr="00DC11F4">
        <w:rPr>
          <w:i/>
          <w:iCs/>
          <w:lang w:val="en-US"/>
        </w:rPr>
        <w:t>Delsys</w:t>
      </w:r>
      <w:r w:rsidR="00DC11F4" w:rsidRPr="00DC11F4">
        <w:rPr>
          <w:lang w:val="en-US"/>
        </w:rPr>
        <w:t xml:space="preserve">. </w:t>
      </w:r>
      <w:hyperlink r:id="rId27" w:history="1">
        <w:r w:rsidR="00DC11F4" w:rsidRPr="0088246B">
          <w:rPr>
            <w:rStyle w:val="Hyperlink"/>
            <w:lang w:val="en-US"/>
          </w:rPr>
          <w:t>https://delsys.com/trigno-discover/</w:t>
        </w:r>
      </w:hyperlink>
    </w:p>
    <w:p w14:paraId="7E8AF53B" w14:textId="56FD6A45" w:rsidR="00CB768E" w:rsidRDefault="00DC11F4" w:rsidP="00CB768E">
      <w:pPr>
        <w:pStyle w:val="BodyText"/>
        <w:ind w:firstLine="0"/>
      </w:pPr>
      <w:r w:rsidRPr="00CB768E">
        <w:t>[</w:t>
      </w:r>
      <w:r w:rsidRPr="00CB768E">
        <w:rPr>
          <w:lang w:val="en-US"/>
        </w:rPr>
        <w:t xml:space="preserve">11] </w:t>
      </w:r>
      <w:r w:rsidR="00CB768E" w:rsidRPr="00CB768E">
        <w:rPr>
          <w:lang w:val="en-US"/>
        </w:rPr>
        <w:t xml:space="preserve">“Noise Purpose Hardware Concepts • The Surface EMG Signal • Delsys EMG Sensors • EMG Sensor Location and Placement • Experimental Set-up Software Concepts • Test Configuration Design • Data Acquisition • Refinement of Sensor Location.” Available: </w:t>
      </w:r>
      <w:hyperlink r:id="rId28" w:history="1">
        <w:r w:rsidR="00CB768E" w:rsidRPr="00CB768E">
          <w:rPr>
            <w:rStyle w:val="Hyperlink"/>
            <w:lang w:val="en-US"/>
          </w:rPr>
          <w:t>https://www.delsys.com/downloads/TECHNICALNOTE/101-emg-sensor-placement.pdf</w:t>
        </w:r>
      </w:hyperlink>
    </w:p>
    <w:p w14:paraId="06F0DA38" w14:textId="4E27CC5F" w:rsidR="00CB768E" w:rsidRPr="00223D95" w:rsidRDefault="00CB768E" w:rsidP="00CB768E">
      <w:pPr>
        <w:pStyle w:val="BodyText"/>
        <w:ind w:firstLine="0"/>
      </w:pPr>
      <w:r>
        <w:t>[12]</w:t>
      </w:r>
      <w:r w:rsidR="00223D95" w:rsidRPr="00223D95">
        <w:t>“</w:t>
      </w:r>
      <w:proofErr w:type="spellStart"/>
      <w:r w:rsidR="00223D95" w:rsidRPr="00223D95">
        <w:t>EMG_SignalAnalysis</w:t>
      </w:r>
      <w:proofErr w:type="spellEnd"/>
      <w:r w:rsidR="00223D95" w:rsidRPr="00223D95">
        <w:t>/</w:t>
      </w:r>
      <w:proofErr w:type="spellStart"/>
      <w:r w:rsidR="00223D95" w:rsidRPr="00223D95">
        <w:t>EMG_SignalAnalysis_Python.ipynb</w:t>
      </w:r>
      <w:proofErr w:type="spellEnd"/>
      <w:r w:rsidR="00223D95" w:rsidRPr="00223D95">
        <w:t xml:space="preserve"> at master · </w:t>
      </w:r>
      <w:proofErr w:type="spellStart"/>
      <w:r w:rsidR="00223D95" w:rsidRPr="00223D95">
        <w:t>redgene</w:t>
      </w:r>
      <w:proofErr w:type="spellEnd"/>
      <w:r w:rsidR="00223D95" w:rsidRPr="00223D95">
        <w:t>/</w:t>
      </w:r>
      <w:proofErr w:type="spellStart"/>
      <w:r w:rsidR="00223D95" w:rsidRPr="00223D95">
        <w:t>EMG_SignalAnalysis</w:t>
      </w:r>
      <w:proofErr w:type="spellEnd"/>
      <w:r w:rsidR="00223D95" w:rsidRPr="00223D95">
        <w:t>,” GitHub. https://github.com/redgene/EMG_SignalAnalysis/blob/master/EMG_SignalAnalysis_Python.ipynb (accessed Jul. 02, 2024).</w:t>
      </w:r>
    </w:p>
    <w:p w14:paraId="65DD852F" w14:textId="6D9AC368" w:rsidR="00223D95" w:rsidRDefault="00223D95" w:rsidP="00CB768E">
      <w:pPr>
        <w:pStyle w:val="BodyText"/>
        <w:ind w:firstLine="0"/>
      </w:pPr>
      <w:r>
        <w:rPr>
          <w:lang w:val="en-US"/>
        </w:rPr>
        <w:t>[13]</w:t>
      </w:r>
      <w:r w:rsidR="00D653CE">
        <w:rPr>
          <w:lang w:val="en-US"/>
        </w:rPr>
        <w:t xml:space="preserve"> </w:t>
      </w:r>
      <w:r w:rsidR="00D653CE" w:rsidRPr="00D653CE">
        <w:t>‌“EMG-Feature-Extraction-Toolbox/</w:t>
      </w:r>
      <w:proofErr w:type="spellStart"/>
      <w:r w:rsidR="00D653CE" w:rsidRPr="00D653CE">
        <w:t>A_Main.m</w:t>
      </w:r>
      <w:proofErr w:type="spellEnd"/>
      <w:r w:rsidR="00D653CE" w:rsidRPr="00D653CE">
        <w:t xml:space="preserve"> at master · </w:t>
      </w:r>
      <w:proofErr w:type="spellStart"/>
      <w:r w:rsidR="00D653CE" w:rsidRPr="00D653CE">
        <w:t>JingweiToo</w:t>
      </w:r>
      <w:proofErr w:type="spellEnd"/>
      <w:r w:rsidR="00D653CE" w:rsidRPr="00D653CE">
        <w:t>/EMG-Feature-Extraction-Toolbox,” </w:t>
      </w:r>
      <w:r w:rsidR="00D653CE" w:rsidRPr="00D653CE">
        <w:rPr>
          <w:i/>
          <w:iCs/>
        </w:rPr>
        <w:t>GitHub</w:t>
      </w:r>
      <w:r w:rsidR="00D653CE" w:rsidRPr="00D653CE">
        <w:t>. https://github.com/JingweiToo/EMG-Feature-Extraction-Toolbox/blob/master/A_Main.m (accessed Jul. 02, 2024).</w:t>
      </w:r>
    </w:p>
    <w:p w14:paraId="4E2E8164" w14:textId="4EC015AE" w:rsidR="00E92D3E" w:rsidRDefault="00D653CE" w:rsidP="00E92D3E">
      <w:pPr>
        <w:pStyle w:val="BodyText"/>
        <w:ind w:firstLine="0"/>
        <w:rPr>
          <w:lang w:val="en-US"/>
        </w:rPr>
      </w:pPr>
      <w:r>
        <w:t>[14]</w:t>
      </w:r>
      <w:r w:rsidR="00E92D3E">
        <w:t xml:space="preserve"> </w:t>
      </w:r>
      <w:r w:rsidR="00E92D3E" w:rsidRPr="00E92D3E">
        <w:rPr>
          <w:lang w:val="en-US"/>
        </w:rPr>
        <w:t xml:space="preserve">J. Poppe, M. Hanks, and B. Slavens, Accessed: Jul. 31, 2024. [Online]. Available: </w:t>
      </w:r>
      <w:hyperlink r:id="rId29" w:history="1">
        <w:r w:rsidR="00941EDB" w:rsidRPr="00E92D3E">
          <w:rPr>
            <w:rStyle w:val="Hyperlink"/>
            <w:lang w:val="en-US"/>
          </w:rPr>
          <w:t>https://bpb-us-w2.wpmucdn.com/sites.uwm.edu/dist/1/746/files/2020/04/Poppe_John.pdf</w:t>
        </w:r>
      </w:hyperlink>
    </w:p>
    <w:p w14:paraId="40627A1F" w14:textId="0923E488" w:rsidR="00941EDB" w:rsidRPr="00285091" w:rsidRDefault="00941EDB" w:rsidP="00285091">
      <w:pPr>
        <w:pStyle w:val="BodyText"/>
        <w:ind w:firstLine="0"/>
        <w:rPr>
          <w:lang w:val="en-US"/>
        </w:rPr>
      </w:pPr>
      <w:r>
        <w:rPr>
          <w:lang w:val="en-US"/>
        </w:rPr>
        <w:t xml:space="preserve">[15] </w:t>
      </w:r>
      <w:r w:rsidRPr="00285091">
        <w:rPr>
          <w:lang w:val="en-US"/>
        </w:rPr>
        <w:t xml:space="preserve">J. R. Potvin and S. H. M. Brown, “Less is more: high pass filtering, to remove up to 99% of the surface EMG signal power, improves EMG-based biceps brachii muscle force estimates,” Journal of Electromyography and Kinesiology, vol. 14, no. 3, pp. 389–399, Jun. 2004, </w:t>
      </w:r>
      <w:proofErr w:type="spellStart"/>
      <w:r w:rsidRPr="00285091">
        <w:rPr>
          <w:lang w:val="en-US"/>
        </w:rPr>
        <w:t>doi</w:t>
      </w:r>
      <w:proofErr w:type="spellEnd"/>
      <w:r w:rsidRPr="00285091">
        <w:rPr>
          <w:lang w:val="en-US"/>
        </w:rPr>
        <w:t xml:space="preserve">: </w:t>
      </w:r>
      <w:hyperlink r:id="rId30" w:history="1">
        <w:r w:rsidRPr="00285091">
          <w:rPr>
            <w:lang w:val="en-US"/>
          </w:rPr>
          <w:t>https://doi.org/10.1016/j.jelekin.2003.10.005</w:t>
        </w:r>
      </w:hyperlink>
      <w:r w:rsidRPr="00285091">
        <w:rPr>
          <w:lang w:val="en-US"/>
        </w:rPr>
        <w:t>.</w:t>
      </w:r>
    </w:p>
    <w:p w14:paraId="64E3A5EF" w14:textId="1FEF0068" w:rsidR="00941EDB" w:rsidRPr="00285091" w:rsidRDefault="00941EDB" w:rsidP="00285091">
      <w:pPr>
        <w:pStyle w:val="BodyText"/>
        <w:ind w:firstLine="0"/>
        <w:rPr>
          <w:lang w:val="en-US"/>
        </w:rPr>
      </w:pPr>
      <w:r w:rsidRPr="00285091">
        <w:rPr>
          <w:lang w:val="en-US"/>
        </w:rPr>
        <w:t xml:space="preserve">[16] M. V. Costa et al., “Fourier and wavelet spectral analysis of EMG signals in maximal constant load dynamic exercise,” Conference proceedings: ... Annual International Conference of the IEEE Engineering in Medicine and Biology Society. IEEE Engineering in Medicine and Biology Society. Annual Conference, vol. 2010, pp. 4622–4625, 2010, </w:t>
      </w:r>
      <w:proofErr w:type="spellStart"/>
      <w:r w:rsidRPr="00285091">
        <w:rPr>
          <w:lang w:val="en-US"/>
        </w:rPr>
        <w:t>doi</w:t>
      </w:r>
      <w:proofErr w:type="spellEnd"/>
      <w:r w:rsidRPr="00285091">
        <w:rPr>
          <w:lang w:val="en-US"/>
        </w:rPr>
        <w:t>: https://doi.org/10.1109/IEMBS.2010.5626474.</w:t>
      </w:r>
    </w:p>
    <w:p w14:paraId="69E303A0" w14:textId="52A76A95" w:rsidR="009E15E3" w:rsidRPr="00285091" w:rsidRDefault="009E15E3" w:rsidP="00285091">
      <w:pPr>
        <w:pStyle w:val="BodyText"/>
        <w:ind w:firstLine="0"/>
        <w:rPr>
          <w:lang w:val="en-US"/>
        </w:rPr>
      </w:pPr>
      <w:r w:rsidRPr="00285091">
        <w:rPr>
          <w:lang w:val="en-US"/>
        </w:rPr>
        <w:t xml:space="preserve">[17] P. Kumar et al., “Spectral analysis of sEMG signals to investigate skeletal muscle fatigue,” Dec. 2011, </w:t>
      </w:r>
      <w:proofErr w:type="spellStart"/>
      <w:r w:rsidRPr="00285091">
        <w:rPr>
          <w:lang w:val="en-US"/>
        </w:rPr>
        <w:t>doi</w:t>
      </w:r>
      <w:proofErr w:type="spellEnd"/>
      <w:r w:rsidRPr="00285091">
        <w:rPr>
          <w:lang w:val="en-US"/>
        </w:rPr>
        <w:t xml:space="preserve">: </w:t>
      </w:r>
      <w:hyperlink r:id="rId31" w:history="1">
        <w:r w:rsidR="00D44471" w:rsidRPr="00285091">
          <w:rPr>
            <w:lang w:val="en-US"/>
          </w:rPr>
          <w:t>https://doi.org/10.1109/cdc.2011.6161297</w:t>
        </w:r>
      </w:hyperlink>
      <w:r w:rsidRPr="00285091">
        <w:rPr>
          <w:lang w:val="en-US"/>
        </w:rPr>
        <w:t>.</w:t>
      </w:r>
    </w:p>
    <w:p w14:paraId="23B1201B" w14:textId="7EE099FC" w:rsidR="00D653CE" w:rsidRDefault="00D44471" w:rsidP="008F20CD">
      <w:pPr>
        <w:pStyle w:val="BodyText"/>
        <w:ind w:firstLine="0"/>
        <w:rPr>
          <w:lang w:val="en-US"/>
        </w:rPr>
      </w:pPr>
      <w:r w:rsidRPr="00285091">
        <w:rPr>
          <w:lang w:val="en-US"/>
        </w:rPr>
        <w:t xml:space="preserve">[18] </w:t>
      </w:r>
      <w:r w:rsidRPr="00D44471">
        <w:rPr>
          <w:lang w:val="en-US"/>
        </w:rPr>
        <w:t xml:space="preserve">H. A. Yousif et al., “Assessment of Muscles Fatigue Based on Surface EMG Signals Using Machine Learning and Statistical Approaches: A Review,” IOP Conference Series: Materials Science and Engineering, vol. 705, p. 012010, Dec. 2019, </w:t>
      </w:r>
      <w:proofErr w:type="spellStart"/>
      <w:r w:rsidRPr="00D44471">
        <w:rPr>
          <w:lang w:val="en-US"/>
        </w:rPr>
        <w:t>doi</w:t>
      </w:r>
      <w:proofErr w:type="spellEnd"/>
      <w:r w:rsidRPr="00D44471">
        <w:rPr>
          <w:lang w:val="en-US"/>
        </w:rPr>
        <w:t xml:space="preserve">: </w:t>
      </w:r>
      <w:hyperlink r:id="rId32" w:history="1">
        <w:r w:rsidR="0024039A" w:rsidRPr="00B26995">
          <w:rPr>
            <w:rStyle w:val="Hyperlink"/>
            <w:lang w:val="en-US"/>
          </w:rPr>
          <w:t>https://doi.org/10.1088/1757-899x/705/1/012010</w:t>
        </w:r>
      </w:hyperlink>
      <w:r w:rsidRPr="00D44471">
        <w:rPr>
          <w:lang w:val="en-US"/>
        </w:rPr>
        <w:t>.</w:t>
      </w:r>
    </w:p>
    <w:p w14:paraId="42020ECB" w14:textId="01E2A4A9" w:rsidR="0024039A" w:rsidRDefault="0024039A" w:rsidP="00964991">
      <w:pPr>
        <w:pStyle w:val="BodyText"/>
        <w:ind w:firstLine="0"/>
      </w:pPr>
      <w:r>
        <w:rPr>
          <w:lang w:val="en-US"/>
        </w:rPr>
        <w:t>[19]</w:t>
      </w:r>
      <w:r w:rsidRPr="0024039A">
        <w:t>“emg/</w:t>
      </w:r>
      <w:proofErr w:type="spellStart"/>
      <w:r w:rsidRPr="0024039A">
        <w:t>movingRMS.m</w:t>
      </w:r>
      <w:proofErr w:type="spellEnd"/>
      <w:r w:rsidRPr="0024039A">
        <w:t xml:space="preserve"> at master · </w:t>
      </w:r>
      <w:proofErr w:type="spellStart"/>
      <w:r w:rsidRPr="0024039A">
        <w:t>robbystk</w:t>
      </w:r>
      <w:proofErr w:type="spellEnd"/>
      <w:r w:rsidRPr="0024039A">
        <w:t>/emg,” </w:t>
      </w:r>
      <w:r w:rsidRPr="0024039A">
        <w:rPr>
          <w:i/>
          <w:iCs/>
        </w:rPr>
        <w:t>GitHub</w:t>
      </w:r>
      <w:r w:rsidRPr="0024039A">
        <w:t>. https://github.com/robbystk/emg/blob/master/movingRMS.m (accessed Jul. 31, 2024).</w:t>
      </w:r>
    </w:p>
    <w:p w14:paraId="2BC5FB50" w14:textId="012DD9D4" w:rsidR="0017203E" w:rsidRDefault="0017203E" w:rsidP="0017203E">
      <w:pPr>
        <w:pStyle w:val="BodyText"/>
        <w:ind w:firstLine="0"/>
        <w:rPr>
          <w:lang w:val="en-US"/>
        </w:rPr>
      </w:pPr>
      <w:r>
        <w:t xml:space="preserve">[20] </w:t>
      </w:r>
      <w:r w:rsidRPr="0017203E">
        <w:rPr>
          <w:lang w:val="en-US"/>
        </w:rPr>
        <w:t>“Ergonomics in the Modern Workplace: OSHA’s Guidance for Reducing Strain and Injury,” </w:t>
      </w:r>
      <w:r w:rsidRPr="0017203E">
        <w:rPr>
          <w:i/>
          <w:iCs/>
          <w:lang w:val="en-US"/>
        </w:rPr>
        <w:t>www.oshaeducationschool.com</w:t>
      </w:r>
      <w:r w:rsidRPr="0017203E">
        <w:rPr>
          <w:lang w:val="en-US"/>
        </w:rPr>
        <w:t xml:space="preserve">. </w:t>
      </w:r>
      <w:hyperlink r:id="rId33" w:history="1">
        <w:r w:rsidR="00BD5390" w:rsidRPr="0017203E">
          <w:rPr>
            <w:rStyle w:val="Hyperlink"/>
            <w:lang w:val="en-US"/>
          </w:rPr>
          <w:t>https://www.oshaeducationschool.com/articles/ergonomics-in-the-modern-workplace-osha-s-guidance-for-reducing-strain-and-injury</w:t>
        </w:r>
      </w:hyperlink>
    </w:p>
    <w:p w14:paraId="21A4FD28" w14:textId="2E316041" w:rsidR="00BD5390" w:rsidRPr="00BD5390" w:rsidRDefault="00BD5390" w:rsidP="00BD5390">
      <w:pPr>
        <w:pStyle w:val="BodyText"/>
        <w:ind w:firstLine="0"/>
      </w:pPr>
      <w:r>
        <w:rPr>
          <w:lang w:val="en-US"/>
        </w:rPr>
        <w:t xml:space="preserve">[21] </w:t>
      </w:r>
      <w:r w:rsidRPr="00BD5390">
        <w:t>H. Jebelli and S. Lee, “Feasibility of Wearable Electromyography (EMG) to Assess Construction Workers’ Muscle Fatigue,” </w:t>
      </w:r>
      <w:r w:rsidRPr="00BD5390">
        <w:rPr>
          <w:i/>
          <w:iCs/>
        </w:rPr>
        <w:t>Advances in Informatics and Computing in Civil and Construction Engineering</w:t>
      </w:r>
      <w:r w:rsidRPr="00BD5390">
        <w:t xml:space="preserve">, pp. 181–187, Oct. 2018, </w:t>
      </w:r>
      <w:proofErr w:type="spellStart"/>
      <w:r w:rsidRPr="00BD5390">
        <w:t>doi</w:t>
      </w:r>
      <w:proofErr w:type="spellEnd"/>
      <w:r w:rsidRPr="00BD5390">
        <w:t>: https://doi.org/10.1007/978-3-030-00220-6_22.</w:t>
      </w:r>
    </w:p>
    <w:p w14:paraId="5190B66E" w14:textId="77777777" w:rsidR="00BD5390" w:rsidRPr="00BD5390" w:rsidRDefault="00BD5390" w:rsidP="00BD5390">
      <w:pPr>
        <w:pStyle w:val="BodyText"/>
      </w:pPr>
      <w:r w:rsidRPr="00BD5390">
        <w:t>‌</w:t>
      </w:r>
    </w:p>
    <w:p w14:paraId="64BBCA04" w14:textId="37B37E11" w:rsidR="00BD5390" w:rsidRPr="0017203E" w:rsidRDefault="00BD5390" w:rsidP="0017203E">
      <w:pPr>
        <w:pStyle w:val="BodyText"/>
        <w:ind w:firstLine="0"/>
        <w:rPr>
          <w:lang w:val="en-US"/>
        </w:rPr>
      </w:pPr>
    </w:p>
    <w:p w14:paraId="6546FF75" w14:textId="77777777" w:rsidR="0017203E" w:rsidRPr="0017203E" w:rsidRDefault="0017203E" w:rsidP="0017203E">
      <w:pPr>
        <w:pStyle w:val="BodyText"/>
        <w:rPr>
          <w:lang w:val="en-US"/>
        </w:rPr>
      </w:pPr>
      <w:r w:rsidRPr="0017203E">
        <w:rPr>
          <w:lang w:val="en-US"/>
        </w:rPr>
        <w:t>‌</w:t>
      </w:r>
    </w:p>
    <w:p w14:paraId="7499CE2F" w14:textId="6FC30BB6" w:rsidR="0017203E" w:rsidRPr="0024039A" w:rsidRDefault="0017203E" w:rsidP="0017203E">
      <w:pPr>
        <w:pStyle w:val="BodyText"/>
      </w:pPr>
    </w:p>
    <w:p w14:paraId="63FE6566" w14:textId="77777777" w:rsidR="0024039A" w:rsidRPr="0024039A" w:rsidRDefault="0024039A" w:rsidP="0024039A">
      <w:pPr>
        <w:pStyle w:val="BodyText"/>
      </w:pPr>
      <w:r w:rsidRPr="0024039A">
        <w:t>‌</w:t>
      </w:r>
    </w:p>
    <w:p w14:paraId="2A5DE92A" w14:textId="3184EA39" w:rsidR="0024039A" w:rsidRPr="008F20CD" w:rsidRDefault="0024039A" w:rsidP="008F20CD">
      <w:pPr>
        <w:pStyle w:val="BodyText"/>
        <w:ind w:firstLine="0"/>
        <w:rPr>
          <w:lang w:val="en-US"/>
        </w:rPr>
        <w:sectPr w:rsidR="0024039A" w:rsidRPr="008F20CD"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4E60C3">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CC513" w14:textId="77777777" w:rsidR="008D0805" w:rsidRDefault="008D0805" w:rsidP="001A3B3D">
      <w:r>
        <w:separator/>
      </w:r>
    </w:p>
  </w:endnote>
  <w:endnote w:type="continuationSeparator" w:id="0">
    <w:p w14:paraId="112966AB" w14:textId="77777777" w:rsidR="008D0805" w:rsidRDefault="008D080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OIQVX+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3A95DA" w14:textId="77777777" w:rsidR="008D0805" w:rsidRDefault="008D0805" w:rsidP="001A3B3D">
      <w:r>
        <w:separator/>
      </w:r>
    </w:p>
  </w:footnote>
  <w:footnote w:type="continuationSeparator" w:id="0">
    <w:p w14:paraId="3B2CB839" w14:textId="77777777" w:rsidR="008D0805" w:rsidRDefault="008D080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A55CC"/>
    <w:multiLevelType w:val="hybridMultilevel"/>
    <w:tmpl w:val="CA2C6DF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14A36AFC"/>
    <w:multiLevelType w:val="hybridMultilevel"/>
    <w:tmpl w:val="9508CF28"/>
    <w:lvl w:ilvl="0" w:tplc="B718A62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54843EF"/>
    <w:multiLevelType w:val="hybridMultilevel"/>
    <w:tmpl w:val="77FECC6A"/>
    <w:lvl w:ilvl="0" w:tplc="795E65A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6C27175"/>
    <w:multiLevelType w:val="hybridMultilevel"/>
    <w:tmpl w:val="BB96F8C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70206A"/>
    <w:multiLevelType w:val="hybridMultilevel"/>
    <w:tmpl w:val="3CD644B8"/>
    <w:lvl w:ilvl="0" w:tplc="A49C849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5"/>
  </w:num>
  <w:num w:numId="2" w16cid:durableId="1397439891">
    <w:abstractNumId w:val="10"/>
  </w:num>
  <w:num w:numId="3" w16cid:durableId="539585121">
    <w:abstractNumId w:val="2"/>
  </w:num>
  <w:num w:numId="4" w16cid:durableId="1505513160">
    <w:abstractNumId w:val="7"/>
  </w:num>
  <w:num w:numId="5" w16cid:durableId="143812469">
    <w:abstractNumId w:val="9"/>
  </w:num>
  <w:num w:numId="6" w16cid:durableId="1364867722">
    <w:abstractNumId w:val="11"/>
  </w:num>
  <w:num w:numId="7" w16cid:durableId="1366640472">
    <w:abstractNumId w:val="8"/>
  </w:num>
  <w:num w:numId="8" w16cid:durableId="274556968">
    <w:abstractNumId w:val="0"/>
  </w:num>
  <w:num w:numId="9" w16cid:durableId="1156457569">
    <w:abstractNumId w:val="1"/>
  </w:num>
  <w:num w:numId="10" w16cid:durableId="306935126">
    <w:abstractNumId w:val="3"/>
  </w:num>
  <w:num w:numId="11" w16cid:durableId="633368034">
    <w:abstractNumId w:val="6"/>
  </w:num>
  <w:num w:numId="12" w16cid:durableId="364211992">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u, Yunmei">
    <w15:presenceInfo w15:providerId="AD" w15:userId="S::y0liu051@louisville.edu::9242c639-889d-4246-814d-4bc7e2b2c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7550"/>
    <w:rsid w:val="0001758E"/>
    <w:rsid w:val="00022F42"/>
    <w:rsid w:val="00027172"/>
    <w:rsid w:val="000331D8"/>
    <w:rsid w:val="0004564A"/>
    <w:rsid w:val="00046036"/>
    <w:rsid w:val="0004781E"/>
    <w:rsid w:val="0005009C"/>
    <w:rsid w:val="00051582"/>
    <w:rsid w:val="00064DD9"/>
    <w:rsid w:val="000708B6"/>
    <w:rsid w:val="0008758A"/>
    <w:rsid w:val="00087CE2"/>
    <w:rsid w:val="00092CC2"/>
    <w:rsid w:val="000973F6"/>
    <w:rsid w:val="00097B0D"/>
    <w:rsid w:val="000A5141"/>
    <w:rsid w:val="000B570C"/>
    <w:rsid w:val="000B6531"/>
    <w:rsid w:val="000C1E68"/>
    <w:rsid w:val="000E2BF6"/>
    <w:rsid w:val="000E3A8F"/>
    <w:rsid w:val="000E5F10"/>
    <w:rsid w:val="000F0FC2"/>
    <w:rsid w:val="000F1086"/>
    <w:rsid w:val="000F110A"/>
    <w:rsid w:val="00107AC7"/>
    <w:rsid w:val="00110D1A"/>
    <w:rsid w:val="00113588"/>
    <w:rsid w:val="00116FC0"/>
    <w:rsid w:val="00122B9C"/>
    <w:rsid w:val="00131EE6"/>
    <w:rsid w:val="00136AC9"/>
    <w:rsid w:val="00144743"/>
    <w:rsid w:val="0014532A"/>
    <w:rsid w:val="0015079E"/>
    <w:rsid w:val="00156B74"/>
    <w:rsid w:val="00157FBC"/>
    <w:rsid w:val="0017203E"/>
    <w:rsid w:val="001723C8"/>
    <w:rsid w:val="0017679A"/>
    <w:rsid w:val="00182BEC"/>
    <w:rsid w:val="001A2EFD"/>
    <w:rsid w:val="001A3B3D"/>
    <w:rsid w:val="001A42EA"/>
    <w:rsid w:val="001B67DC"/>
    <w:rsid w:val="001C13B8"/>
    <w:rsid w:val="001C2B51"/>
    <w:rsid w:val="001D23CC"/>
    <w:rsid w:val="001D5B23"/>
    <w:rsid w:val="001D66D9"/>
    <w:rsid w:val="001D7BCF"/>
    <w:rsid w:val="001F2B8C"/>
    <w:rsid w:val="001F409F"/>
    <w:rsid w:val="001F4AAC"/>
    <w:rsid w:val="00206A98"/>
    <w:rsid w:val="00213090"/>
    <w:rsid w:val="00223D95"/>
    <w:rsid w:val="002254A9"/>
    <w:rsid w:val="00225B2C"/>
    <w:rsid w:val="00230183"/>
    <w:rsid w:val="00233D97"/>
    <w:rsid w:val="0024039A"/>
    <w:rsid w:val="0025637A"/>
    <w:rsid w:val="00262BC1"/>
    <w:rsid w:val="00267542"/>
    <w:rsid w:val="00285091"/>
    <w:rsid w:val="002850E3"/>
    <w:rsid w:val="0028585E"/>
    <w:rsid w:val="00287835"/>
    <w:rsid w:val="002B334E"/>
    <w:rsid w:val="002C16C2"/>
    <w:rsid w:val="002C188C"/>
    <w:rsid w:val="002C20A7"/>
    <w:rsid w:val="002C46DD"/>
    <w:rsid w:val="002D01F4"/>
    <w:rsid w:val="002D140E"/>
    <w:rsid w:val="002D69D2"/>
    <w:rsid w:val="002E52E7"/>
    <w:rsid w:val="002E6603"/>
    <w:rsid w:val="002F666A"/>
    <w:rsid w:val="0030055D"/>
    <w:rsid w:val="0030102E"/>
    <w:rsid w:val="00311F89"/>
    <w:rsid w:val="00315D76"/>
    <w:rsid w:val="00316FEE"/>
    <w:rsid w:val="00320067"/>
    <w:rsid w:val="0032438E"/>
    <w:rsid w:val="00327482"/>
    <w:rsid w:val="003303E3"/>
    <w:rsid w:val="00336AB9"/>
    <w:rsid w:val="00340269"/>
    <w:rsid w:val="00354FCF"/>
    <w:rsid w:val="00360191"/>
    <w:rsid w:val="00361E71"/>
    <w:rsid w:val="00367C5D"/>
    <w:rsid w:val="00371FA3"/>
    <w:rsid w:val="00375433"/>
    <w:rsid w:val="003A19E2"/>
    <w:rsid w:val="003B4308"/>
    <w:rsid w:val="003B466B"/>
    <w:rsid w:val="003D7923"/>
    <w:rsid w:val="00401C41"/>
    <w:rsid w:val="00415A1A"/>
    <w:rsid w:val="00421EC6"/>
    <w:rsid w:val="004325FB"/>
    <w:rsid w:val="00435388"/>
    <w:rsid w:val="004432BA"/>
    <w:rsid w:val="0044407E"/>
    <w:rsid w:val="00452958"/>
    <w:rsid w:val="00475E87"/>
    <w:rsid w:val="004767E3"/>
    <w:rsid w:val="004A6FB4"/>
    <w:rsid w:val="004A722D"/>
    <w:rsid w:val="004C0C70"/>
    <w:rsid w:val="004D0BE6"/>
    <w:rsid w:val="004D2552"/>
    <w:rsid w:val="004D6BDE"/>
    <w:rsid w:val="004D72B5"/>
    <w:rsid w:val="004E60C3"/>
    <w:rsid w:val="004F056C"/>
    <w:rsid w:val="00500DC5"/>
    <w:rsid w:val="005040D2"/>
    <w:rsid w:val="005069E7"/>
    <w:rsid w:val="00506FB6"/>
    <w:rsid w:val="00510C4E"/>
    <w:rsid w:val="00516904"/>
    <w:rsid w:val="00524BBA"/>
    <w:rsid w:val="00545FF3"/>
    <w:rsid w:val="00546275"/>
    <w:rsid w:val="00547E73"/>
    <w:rsid w:val="00551B7F"/>
    <w:rsid w:val="00551E7C"/>
    <w:rsid w:val="00553667"/>
    <w:rsid w:val="00564571"/>
    <w:rsid w:val="0056610F"/>
    <w:rsid w:val="00575BCA"/>
    <w:rsid w:val="0057661C"/>
    <w:rsid w:val="00580E49"/>
    <w:rsid w:val="00590031"/>
    <w:rsid w:val="00592CFA"/>
    <w:rsid w:val="005A51BE"/>
    <w:rsid w:val="005A5771"/>
    <w:rsid w:val="005A6E34"/>
    <w:rsid w:val="005B0344"/>
    <w:rsid w:val="005B520E"/>
    <w:rsid w:val="005D64F5"/>
    <w:rsid w:val="005E2800"/>
    <w:rsid w:val="00617AC2"/>
    <w:rsid w:val="00621A8B"/>
    <w:rsid w:val="006234F3"/>
    <w:rsid w:val="006347CF"/>
    <w:rsid w:val="00645D22"/>
    <w:rsid w:val="00651A08"/>
    <w:rsid w:val="00654204"/>
    <w:rsid w:val="00655960"/>
    <w:rsid w:val="00665E66"/>
    <w:rsid w:val="006702FA"/>
    <w:rsid w:val="00670434"/>
    <w:rsid w:val="006843E6"/>
    <w:rsid w:val="00693E4D"/>
    <w:rsid w:val="00696CA5"/>
    <w:rsid w:val="00697973"/>
    <w:rsid w:val="006B5D72"/>
    <w:rsid w:val="006B622D"/>
    <w:rsid w:val="006B6B66"/>
    <w:rsid w:val="006C44C9"/>
    <w:rsid w:val="006C7937"/>
    <w:rsid w:val="006D143F"/>
    <w:rsid w:val="006D2AA1"/>
    <w:rsid w:val="006E24E5"/>
    <w:rsid w:val="006E3524"/>
    <w:rsid w:val="006E4769"/>
    <w:rsid w:val="006F6D3D"/>
    <w:rsid w:val="00704134"/>
    <w:rsid w:val="00706DCB"/>
    <w:rsid w:val="00711593"/>
    <w:rsid w:val="00715BEA"/>
    <w:rsid w:val="00716575"/>
    <w:rsid w:val="00717537"/>
    <w:rsid w:val="00720589"/>
    <w:rsid w:val="007376F8"/>
    <w:rsid w:val="0074027F"/>
    <w:rsid w:val="00740EEA"/>
    <w:rsid w:val="00744D0F"/>
    <w:rsid w:val="00773C6E"/>
    <w:rsid w:val="00784C94"/>
    <w:rsid w:val="00794804"/>
    <w:rsid w:val="007A302D"/>
    <w:rsid w:val="007A39C8"/>
    <w:rsid w:val="007A7492"/>
    <w:rsid w:val="007B33F1"/>
    <w:rsid w:val="007C0308"/>
    <w:rsid w:val="007C2FF2"/>
    <w:rsid w:val="007D6232"/>
    <w:rsid w:val="007F1091"/>
    <w:rsid w:val="007F1D31"/>
    <w:rsid w:val="007F1F99"/>
    <w:rsid w:val="007F53FA"/>
    <w:rsid w:val="007F6AB4"/>
    <w:rsid w:val="007F768F"/>
    <w:rsid w:val="0080791D"/>
    <w:rsid w:val="00811FB9"/>
    <w:rsid w:val="00820B61"/>
    <w:rsid w:val="008221BB"/>
    <w:rsid w:val="00824AFE"/>
    <w:rsid w:val="0083436C"/>
    <w:rsid w:val="00844542"/>
    <w:rsid w:val="0085159E"/>
    <w:rsid w:val="008515D0"/>
    <w:rsid w:val="00872FBA"/>
    <w:rsid w:val="00873603"/>
    <w:rsid w:val="00876C9F"/>
    <w:rsid w:val="00892156"/>
    <w:rsid w:val="0089331B"/>
    <w:rsid w:val="008A2C7D"/>
    <w:rsid w:val="008A6BB6"/>
    <w:rsid w:val="008B090E"/>
    <w:rsid w:val="008B548D"/>
    <w:rsid w:val="008B5B22"/>
    <w:rsid w:val="008B6C1A"/>
    <w:rsid w:val="008C0B91"/>
    <w:rsid w:val="008C3F93"/>
    <w:rsid w:val="008C4B23"/>
    <w:rsid w:val="008C7D1F"/>
    <w:rsid w:val="008D0805"/>
    <w:rsid w:val="008E6E96"/>
    <w:rsid w:val="008F20CD"/>
    <w:rsid w:val="008F30DE"/>
    <w:rsid w:val="008F6E2C"/>
    <w:rsid w:val="00917B39"/>
    <w:rsid w:val="009303D9"/>
    <w:rsid w:val="00933C64"/>
    <w:rsid w:val="009407C8"/>
    <w:rsid w:val="00941EDB"/>
    <w:rsid w:val="0095092A"/>
    <w:rsid w:val="00953B22"/>
    <w:rsid w:val="009600CA"/>
    <w:rsid w:val="00964991"/>
    <w:rsid w:val="009716DE"/>
    <w:rsid w:val="00972203"/>
    <w:rsid w:val="00972F2E"/>
    <w:rsid w:val="00983973"/>
    <w:rsid w:val="009928E7"/>
    <w:rsid w:val="009A3292"/>
    <w:rsid w:val="009C36A1"/>
    <w:rsid w:val="009E15E3"/>
    <w:rsid w:val="009E16BA"/>
    <w:rsid w:val="009E2406"/>
    <w:rsid w:val="009E3E32"/>
    <w:rsid w:val="009E3FCF"/>
    <w:rsid w:val="009E5A92"/>
    <w:rsid w:val="00A05786"/>
    <w:rsid w:val="00A059B3"/>
    <w:rsid w:val="00A06B17"/>
    <w:rsid w:val="00A12995"/>
    <w:rsid w:val="00A3711F"/>
    <w:rsid w:val="00A430E1"/>
    <w:rsid w:val="00A46510"/>
    <w:rsid w:val="00A5430B"/>
    <w:rsid w:val="00A5507E"/>
    <w:rsid w:val="00A56EAD"/>
    <w:rsid w:val="00A618F1"/>
    <w:rsid w:val="00A83751"/>
    <w:rsid w:val="00A844E8"/>
    <w:rsid w:val="00A8575F"/>
    <w:rsid w:val="00A9140B"/>
    <w:rsid w:val="00AA7E87"/>
    <w:rsid w:val="00AB3C9A"/>
    <w:rsid w:val="00AB6CA8"/>
    <w:rsid w:val="00AB6D7B"/>
    <w:rsid w:val="00AC1537"/>
    <w:rsid w:val="00AE3409"/>
    <w:rsid w:val="00B00BD0"/>
    <w:rsid w:val="00B0112F"/>
    <w:rsid w:val="00B06D74"/>
    <w:rsid w:val="00B11A60"/>
    <w:rsid w:val="00B12980"/>
    <w:rsid w:val="00B1713C"/>
    <w:rsid w:val="00B22613"/>
    <w:rsid w:val="00B34912"/>
    <w:rsid w:val="00B65CA8"/>
    <w:rsid w:val="00B700D1"/>
    <w:rsid w:val="00B70D05"/>
    <w:rsid w:val="00B82C7F"/>
    <w:rsid w:val="00BA1025"/>
    <w:rsid w:val="00BA666C"/>
    <w:rsid w:val="00BC3420"/>
    <w:rsid w:val="00BD2B7F"/>
    <w:rsid w:val="00BD5390"/>
    <w:rsid w:val="00BE32A1"/>
    <w:rsid w:val="00BE522E"/>
    <w:rsid w:val="00BE7D3C"/>
    <w:rsid w:val="00BF518A"/>
    <w:rsid w:val="00BF5FF6"/>
    <w:rsid w:val="00C0207F"/>
    <w:rsid w:val="00C03C96"/>
    <w:rsid w:val="00C16117"/>
    <w:rsid w:val="00C20CC1"/>
    <w:rsid w:val="00C3075A"/>
    <w:rsid w:val="00C418BF"/>
    <w:rsid w:val="00C455BE"/>
    <w:rsid w:val="00C53589"/>
    <w:rsid w:val="00C5380D"/>
    <w:rsid w:val="00C55597"/>
    <w:rsid w:val="00C72D9E"/>
    <w:rsid w:val="00C76FFC"/>
    <w:rsid w:val="00C86AF8"/>
    <w:rsid w:val="00C919A4"/>
    <w:rsid w:val="00CA12DF"/>
    <w:rsid w:val="00CA4392"/>
    <w:rsid w:val="00CA5666"/>
    <w:rsid w:val="00CA6375"/>
    <w:rsid w:val="00CB63B5"/>
    <w:rsid w:val="00CB768E"/>
    <w:rsid w:val="00CC393F"/>
    <w:rsid w:val="00CF0E54"/>
    <w:rsid w:val="00CF2842"/>
    <w:rsid w:val="00CF6122"/>
    <w:rsid w:val="00D066B2"/>
    <w:rsid w:val="00D06BD5"/>
    <w:rsid w:val="00D11517"/>
    <w:rsid w:val="00D13453"/>
    <w:rsid w:val="00D13749"/>
    <w:rsid w:val="00D1401C"/>
    <w:rsid w:val="00D1645C"/>
    <w:rsid w:val="00D2176E"/>
    <w:rsid w:val="00D2695C"/>
    <w:rsid w:val="00D42E68"/>
    <w:rsid w:val="00D44471"/>
    <w:rsid w:val="00D44BDE"/>
    <w:rsid w:val="00D632BE"/>
    <w:rsid w:val="00D63C34"/>
    <w:rsid w:val="00D63F37"/>
    <w:rsid w:val="00D653CE"/>
    <w:rsid w:val="00D72D06"/>
    <w:rsid w:val="00D7522C"/>
    <w:rsid w:val="00D7536F"/>
    <w:rsid w:val="00D76668"/>
    <w:rsid w:val="00D94367"/>
    <w:rsid w:val="00D951F3"/>
    <w:rsid w:val="00DA5D7D"/>
    <w:rsid w:val="00DB27BD"/>
    <w:rsid w:val="00DB3E09"/>
    <w:rsid w:val="00DC11F4"/>
    <w:rsid w:val="00DD0475"/>
    <w:rsid w:val="00DD33AC"/>
    <w:rsid w:val="00DE2916"/>
    <w:rsid w:val="00DE3364"/>
    <w:rsid w:val="00DE7F62"/>
    <w:rsid w:val="00DF3C37"/>
    <w:rsid w:val="00DF3F74"/>
    <w:rsid w:val="00E04AB8"/>
    <w:rsid w:val="00E144C3"/>
    <w:rsid w:val="00E14E4F"/>
    <w:rsid w:val="00E24031"/>
    <w:rsid w:val="00E26139"/>
    <w:rsid w:val="00E2782B"/>
    <w:rsid w:val="00E304B6"/>
    <w:rsid w:val="00E33751"/>
    <w:rsid w:val="00E53909"/>
    <w:rsid w:val="00E61E12"/>
    <w:rsid w:val="00E722A3"/>
    <w:rsid w:val="00E7596C"/>
    <w:rsid w:val="00E8395F"/>
    <w:rsid w:val="00E878F2"/>
    <w:rsid w:val="00E92D3E"/>
    <w:rsid w:val="00EA1370"/>
    <w:rsid w:val="00EA5C7C"/>
    <w:rsid w:val="00EB03AA"/>
    <w:rsid w:val="00EB39D8"/>
    <w:rsid w:val="00EC0D9E"/>
    <w:rsid w:val="00ED0149"/>
    <w:rsid w:val="00EE4C5E"/>
    <w:rsid w:val="00EF6511"/>
    <w:rsid w:val="00EF7DE3"/>
    <w:rsid w:val="00F009C4"/>
    <w:rsid w:val="00F03103"/>
    <w:rsid w:val="00F12284"/>
    <w:rsid w:val="00F2330D"/>
    <w:rsid w:val="00F271DE"/>
    <w:rsid w:val="00F27BDF"/>
    <w:rsid w:val="00F301F7"/>
    <w:rsid w:val="00F35B74"/>
    <w:rsid w:val="00F3655D"/>
    <w:rsid w:val="00F42A1D"/>
    <w:rsid w:val="00F46F5A"/>
    <w:rsid w:val="00F51FBC"/>
    <w:rsid w:val="00F52537"/>
    <w:rsid w:val="00F559FB"/>
    <w:rsid w:val="00F627DA"/>
    <w:rsid w:val="00F62A5E"/>
    <w:rsid w:val="00F7288F"/>
    <w:rsid w:val="00F847A6"/>
    <w:rsid w:val="00F87F44"/>
    <w:rsid w:val="00F9420F"/>
    <w:rsid w:val="00F9441B"/>
    <w:rsid w:val="00F96569"/>
    <w:rsid w:val="00F96BE8"/>
    <w:rsid w:val="00FA4C32"/>
    <w:rsid w:val="00FA626D"/>
    <w:rsid w:val="00FC06D3"/>
    <w:rsid w:val="00FD0CBC"/>
    <w:rsid w:val="00FD271C"/>
    <w:rsid w:val="00FE0852"/>
    <w:rsid w:val="00FE1993"/>
    <w:rsid w:val="00FE7114"/>
    <w:rsid w:val="00FF59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customStyle="1" w:styleId="Default">
    <w:name w:val="Default"/>
    <w:rsid w:val="00110D1A"/>
    <w:pPr>
      <w:autoSpaceDE w:val="0"/>
      <w:autoSpaceDN w:val="0"/>
      <w:adjustRightInd w:val="0"/>
    </w:pPr>
    <w:rPr>
      <w:rFonts w:ascii="LOIQVX+ArialMT" w:hAnsi="LOIQVX+ArialMT" w:cs="LOIQVX+ArialMT"/>
      <w:color w:val="000000"/>
      <w:sz w:val="24"/>
      <w:szCs w:val="24"/>
    </w:rPr>
  </w:style>
  <w:style w:type="paragraph" w:styleId="ListParagraph">
    <w:name w:val="List Paragraph"/>
    <w:basedOn w:val="Normal"/>
    <w:uiPriority w:val="34"/>
    <w:qFormat/>
    <w:rsid w:val="001D5B23"/>
    <w:pPr>
      <w:ind w:left="720"/>
      <w:contextualSpacing/>
    </w:pPr>
  </w:style>
  <w:style w:type="character" w:styleId="Strong">
    <w:name w:val="Strong"/>
    <w:basedOn w:val="DefaultParagraphFont"/>
    <w:uiPriority w:val="22"/>
    <w:qFormat/>
    <w:rsid w:val="00097B0D"/>
    <w:rPr>
      <w:b/>
      <w:bCs/>
    </w:rPr>
  </w:style>
  <w:style w:type="table" w:styleId="MediumList2-Accent1">
    <w:name w:val="Medium List 2 Accent 1"/>
    <w:basedOn w:val="TableNormal"/>
    <w:uiPriority w:val="66"/>
    <w:rsid w:val="00EB39D8"/>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CommentReference">
    <w:name w:val="annotation reference"/>
    <w:basedOn w:val="DefaultParagraphFont"/>
    <w:rsid w:val="002D69D2"/>
    <w:rPr>
      <w:sz w:val="16"/>
      <w:szCs w:val="16"/>
    </w:rPr>
  </w:style>
  <w:style w:type="paragraph" w:styleId="CommentText">
    <w:name w:val="annotation text"/>
    <w:basedOn w:val="Normal"/>
    <w:link w:val="CommentTextChar"/>
    <w:rsid w:val="002D69D2"/>
  </w:style>
  <w:style w:type="character" w:customStyle="1" w:styleId="CommentTextChar">
    <w:name w:val="Comment Text Char"/>
    <w:basedOn w:val="DefaultParagraphFont"/>
    <w:link w:val="CommentText"/>
    <w:rsid w:val="002D69D2"/>
  </w:style>
  <w:style w:type="paragraph" w:styleId="CommentSubject">
    <w:name w:val="annotation subject"/>
    <w:basedOn w:val="CommentText"/>
    <w:next w:val="CommentText"/>
    <w:link w:val="CommentSubjectChar"/>
    <w:rsid w:val="002D69D2"/>
    <w:rPr>
      <w:b/>
      <w:bCs/>
    </w:rPr>
  </w:style>
  <w:style w:type="character" w:customStyle="1" w:styleId="CommentSubjectChar">
    <w:name w:val="Comment Subject Char"/>
    <w:basedOn w:val="CommentTextChar"/>
    <w:link w:val="CommentSubject"/>
    <w:rsid w:val="002D69D2"/>
    <w:rPr>
      <w:b/>
      <w:bCs/>
    </w:rPr>
  </w:style>
  <w:style w:type="paragraph" w:styleId="Revision">
    <w:name w:val="Revision"/>
    <w:hidden/>
    <w:uiPriority w:val="99"/>
    <w:semiHidden/>
    <w:rsid w:val="002D69D2"/>
  </w:style>
  <w:style w:type="character" w:styleId="FollowedHyperlink">
    <w:name w:val="FollowedHyperlink"/>
    <w:basedOn w:val="DefaultParagraphFont"/>
    <w:rsid w:val="00506F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83096">
      <w:bodyDiv w:val="1"/>
      <w:marLeft w:val="0"/>
      <w:marRight w:val="0"/>
      <w:marTop w:val="0"/>
      <w:marBottom w:val="0"/>
      <w:divBdr>
        <w:top w:val="none" w:sz="0" w:space="0" w:color="auto"/>
        <w:left w:val="none" w:sz="0" w:space="0" w:color="auto"/>
        <w:bottom w:val="none" w:sz="0" w:space="0" w:color="auto"/>
        <w:right w:val="none" w:sz="0" w:space="0" w:color="auto"/>
      </w:divBdr>
    </w:div>
    <w:div w:id="43792267">
      <w:bodyDiv w:val="1"/>
      <w:marLeft w:val="0"/>
      <w:marRight w:val="0"/>
      <w:marTop w:val="0"/>
      <w:marBottom w:val="0"/>
      <w:divBdr>
        <w:top w:val="none" w:sz="0" w:space="0" w:color="auto"/>
        <w:left w:val="none" w:sz="0" w:space="0" w:color="auto"/>
        <w:bottom w:val="none" w:sz="0" w:space="0" w:color="auto"/>
        <w:right w:val="none" w:sz="0" w:space="0" w:color="auto"/>
      </w:divBdr>
      <w:divsChild>
        <w:div w:id="524054111">
          <w:marLeft w:val="0"/>
          <w:marRight w:val="720"/>
          <w:marTop w:val="0"/>
          <w:marBottom w:val="0"/>
          <w:divBdr>
            <w:top w:val="none" w:sz="0" w:space="0" w:color="auto"/>
            <w:left w:val="none" w:sz="0" w:space="0" w:color="auto"/>
            <w:bottom w:val="none" w:sz="0" w:space="0" w:color="auto"/>
            <w:right w:val="none" w:sz="0" w:space="0" w:color="auto"/>
          </w:divBdr>
        </w:div>
        <w:div w:id="1416634780">
          <w:marLeft w:val="0"/>
          <w:marRight w:val="0"/>
          <w:marTop w:val="0"/>
          <w:marBottom w:val="0"/>
          <w:divBdr>
            <w:top w:val="none" w:sz="0" w:space="0" w:color="auto"/>
            <w:left w:val="none" w:sz="0" w:space="0" w:color="auto"/>
            <w:bottom w:val="none" w:sz="0" w:space="0" w:color="auto"/>
            <w:right w:val="none" w:sz="0" w:space="0" w:color="auto"/>
          </w:divBdr>
        </w:div>
      </w:divsChild>
    </w:div>
    <w:div w:id="45221146">
      <w:bodyDiv w:val="1"/>
      <w:marLeft w:val="0"/>
      <w:marRight w:val="0"/>
      <w:marTop w:val="0"/>
      <w:marBottom w:val="0"/>
      <w:divBdr>
        <w:top w:val="none" w:sz="0" w:space="0" w:color="auto"/>
        <w:left w:val="none" w:sz="0" w:space="0" w:color="auto"/>
        <w:bottom w:val="none" w:sz="0" w:space="0" w:color="auto"/>
        <w:right w:val="none" w:sz="0" w:space="0" w:color="auto"/>
      </w:divBdr>
    </w:div>
    <w:div w:id="63798539">
      <w:bodyDiv w:val="1"/>
      <w:marLeft w:val="0"/>
      <w:marRight w:val="0"/>
      <w:marTop w:val="0"/>
      <w:marBottom w:val="0"/>
      <w:divBdr>
        <w:top w:val="none" w:sz="0" w:space="0" w:color="auto"/>
        <w:left w:val="none" w:sz="0" w:space="0" w:color="auto"/>
        <w:bottom w:val="none" w:sz="0" w:space="0" w:color="auto"/>
        <w:right w:val="none" w:sz="0" w:space="0" w:color="auto"/>
      </w:divBdr>
      <w:divsChild>
        <w:div w:id="910308307">
          <w:marLeft w:val="0"/>
          <w:marRight w:val="720"/>
          <w:marTop w:val="0"/>
          <w:marBottom w:val="0"/>
          <w:divBdr>
            <w:top w:val="none" w:sz="0" w:space="0" w:color="auto"/>
            <w:left w:val="none" w:sz="0" w:space="0" w:color="auto"/>
            <w:bottom w:val="none" w:sz="0" w:space="0" w:color="auto"/>
            <w:right w:val="none" w:sz="0" w:space="0" w:color="auto"/>
          </w:divBdr>
        </w:div>
        <w:div w:id="1017852605">
          <w:marLeft w:val="0"/>
          <w:marRight w:val="0"/>
          <w:marTop w:val="0"/>
          <w:marBottom w:val="0"/>
          <w:divBdr>
            <w:top w:val="none" w:sz="0" w:space="0" w:color="auto"/>
            <w:left w:val="none" w:sz="0" w:space="0" w:color="auto"/>
            <w:bottom w:val="none" w:sz="0" w:space="0" w:color="auto"/>
            <w:right w:val="none" w:sz="0" w:space="0" w:color="auto"/>
          </w:divBdr>
        </w:div>
      </w:divsChild>
    </w:div>
    <w:div w:id="107162147">
      <w:bodyDiv w:val="1"/>
      <w:marLeft w:val="0"/>
      <w:marRight w:val="0"/>
      <w:marTop w:val="0"/>
      <w:marBottom w:val="0"/>
      <w:divBdr>
        <w:top w:val="none" w:sz="0" w:space="0" w:color="auto"/>
        <w:left w:val="none" w:sz="0" w:space="0" w:color="auto"/>
        <w:bottom w:val="none" w:sz="0" w:space="0" w:color="auto"/>
        <w:right w:val="none" w:sz="0" w:space="0" w:color="auto"/>
      </w:divBdr>
    </w:div>
    <w:div w:id="121463900">
      <w:bodyDiv w:val="1"/>
      <w:marLeft w:val="0"/>
      <w:marRight w:val="0"/>
      <w:marTop w:val="0"/>
      <w:marBottom w:val="0"/>
      <w:divBdr>
        <w:top w:val="none" w:sz="0" w:space="0" w:color="auto"/>
        <w:left w:val="none" w:sz="0" w:space="0" w:color="auto"/>
        <w:bottom w:val="none" w:sz="0" w:space="0" w:color="auto"/>
        <w:right w:val="none" w:sz="0" w:space="0" w:color="auto"/>
      </w:divBdr>
      <w:divsChild>
        <w:div w:id="1513104814">
          <w:marLeft w:val="0"/>
          <w:marRight w:val="720"/>
          <w:marTop w:val="0"/>
          <w:marBottom w:val="0"/>
          <w:divBdr>
            <w:top w:val="none" w:sz="0" w:space="0" w:color="auto"/>
            <w:left w:val="none" w:sz="0" w:space="0" w:color="auto"/>
            <w:bottom w:val="none" w:sz="0" w:space="0" w:color="auto"/>
            <w:right w:val="none" w:sz="0" w:space="0" w:color="auto"/>
          </w:divBdr>
        </w:div>
        <w:div w:id="627393504">
          <w:marLeft w:val="0"/>
          <w:marRight w:val="0"/>
          <w:marTop w:val="0"/>
          <w:marBottom w:val="0"/>
          <w:divBdr>
            <w:top w:val="none" w:sz="0" w:space="0" w:color="auto"/>
            <w:left w:val="none" w:sz="0" w:space="0" w:color="auto"/>
            <w:bottom w:val="none" w:sz="0" w:space="0" w:color="auto"/>
            <w:right w:val="none" w:sz="0" w:space="0" w:color="auto"/>
          </w:divBdr>
        </w:div>
      </w:divsChild>
    </w:div>
    <w:div w:id="149950818">
      <w:bodyDiv w:val="1"/>
      <w:marLeft w:val="0"/>
      <w:marRight w:val="0"/>
      <w:marTop w:val="0"/>
      <w:marBottom w:val="0"/>
      <w:divBdr>
        <w:top w:val="none" w:sz="0" w:space="0" w:color="auto"/>
        <w:left w:val="none" w:sz="0" w:space="0" w:color="auto"/>
        <w:bottom w:val="none" w:sz="0" w:space="0" w:color="auto"/>
        <w:right w:val="none" w:sz="0" w:space="0" w:color="auto"/>
      </w:divBdr>
      <w:divsChild>
        <w:div w:id="353118349">
          <w:marLeft w:val="0"/>
          <w:marRight w:val="720"/>
          <w:marTop w:val="0"/>
          <w:marBottom w:val="0"/>
          <w:divBdr>
            <w:top w:val="none" w:sz="0" w:space="0" w:color="auto"/>
            <w:left w:val="none" w:sz="0" w:space="0" w:color="auto"/>
            <w:bottom w:val="none" w:sz="0" w:space="0" w:color="auto"/>
            <w:right w:val="none" w:sz="0" w:space="0" w:color="auto"/>
          </w:divBdr>
        </w:div>
        <w:div w:id="877670290">
          <w:marLeft w:val="0"/>
          <w:marRight w:val="0"/>
          <w:marTop w:val="0"/>
          <w:marBottom w:val="0"/>
          <w:divBdr>
            <w:top w:val="none" w:sz="0" w:space="0" w:color="auto"/>
            <w:left w:val="none" w:sz="0" w:space="0" w:color="auto"/>
            <w:bottom w:val="none" w:sz="0" w:space="0" w:color="auto"/>
            <w:right w:val="none" w:sz="0" w:space="0" w:color="auto"/>
          </w:divBdr>
        </w:div>
      </w:divsChild>
    </w:div>
    <w:div w:id="155189841">
      <w:bodyDiv w:val="1"/>
      <w:marLeft w:val="0"/>
      <w:marRight w:val="0"/>
      <w:marTop w:val="0"/>
      <w:marBottom w:val="0"/>
      <w:divBdr>
        <w:top w:val="none" w:sz="0" w:space="0" w:color="auto"/>
        <w:left w:val="none" w:sz="0" w:space="0" w:color="auto"/>
        <w:bottom w:val="none" w:sz="0" w:space="0" w:color="auto"/>
        <w:right w:val="none" w:sz="0" w:space="0" w:color="auto"/>
      </w:divBdr>
      <w:divsChild>
        <w:div w:id="1761948400">
          <w:marLeft w:val="0"/>
          <w:marRight w:val="720"/>
          <w:marTop w:val="0"/>
          <w:marBottom w:val="0"/>
          <w:divBdr>
            <w:top w:val="none" w:sz="0" w:space="0" w:color="auto"/>
            <w:left w:val="none" w:sz="0" w:space="0" w:color="auto"/>
            <w:bottom w:val="none" w:sz="0" w:space="0" w:color="auto"/>
            <w:right w:val="none" w:sz="0" w:space="0" w:color="auto"/>
          </w:divBdr>
        </w:div>
        <w:div w:id="708410200">
          <w:marLeft w:val="0"/>
          <w:marRight w:val="0"/>
          <w:marTop w:val="0"/>
          <w:marBottom w:val="0"/>
          <w:divBdr>
            <w:top w:val="none" w:sz="0" w:space="0" w:color="auto"/>
            <w:left w:val="none" w:sz="0" w:space="0" w:color="auto"/>
            <w:bottom w:val="none" w:sz="0" w:space="0" w:color="auto"/>
            <w:right w:val="none" w:sz="0" w:space="0" w:color="auto"/>
          </w:divBdr>
        </w:div>
      </w:divsChild>
    </w:div>
    <w:div w:id="193229332">
      <w:bodyDiv w:val="1"/>
      <w:marLeft w:val="0"/>
      <w:marRight w:val="0"/>
      <w:marTop w:val="0"/>
      <w:marBottom w:val="0"/>
      <w:divBdr>
        <w:top w:val="none" w:sz="0" w:space="0" w:color="auto"/>
        <w:left w:val="none" w:sz="0" w:space="0" w:color="auto"/>
        <w:bottom w:val="none" w:sz="0" w:space="0" w:color="auto"/>
        <w:right w:val="none" w:sz="0" w:space="0" w:color="auto"/>
      </w:divBdr>
    </w:div>
    <w:div w:id="208877885">
      <w:bodyDiv w:val="1"/>
      <w:marLeft w:val="0"/>
      <w:marRight w:val="0"/>
      <w:marTop w:val="0"/>
      <w:marBottom w:val="0"/>
      <w:divBdr>
        <w:top w:val="none" w:sz="0" w:space="0" w:color="auto"/>
        <w:left w:val="none" w:sz="0" w:space="0" w:color="auto"/>
        <w:bottom w:val="none" w:sz="0" w:space="0" w:color="auto"/>
        <w:right w:val="none" w:sz="0" w:space="0" w:color="auto"/>
      </w:divBdr>
      <w:divsChild>
        <w:div w:id="1451975838">
          <w:marLeft w:val="0"/>
          <w:marRight w:val="720"/>
          <w:marTop w:val="0"/>
          <w:marBottom w:val="0"/>
          <w:divBdr>
            <w:top w:val="none" w:sz="0" w:space="0" w:color="auto"/>
            <w:left w:val="none" w:sz="0" w:space="0" w:color="auto"/>
            <w:bottom w:val="none" w:sz="0" w:space="0" w:color="auto"/>
            <w:right w:val="none" w:sz="0" w:space="0" w:color="auto"/>
          </w:divBdr>
        </w:div>
        <w:div w:id="943272884">
          <w:marLeft w:val="0"/>
          <w:marRight w:val="0"/>
          <w:marTop w:val="0"/>
          <w:marBottom w:val="0"/>
          <w:divBdr>
            <w:top w:val="none" w:sz="0" w:space="0" w:color="auto"/>
            <w:left w:val="none" w:sz="0" w:space="0" w:color="auto"/>
            <w:bottom w:val="none" w:sz="0" w:space="0" w:color="auto"/>
            <w:right w:val="none" w:sz="0" w:space="0" w:color="auto"/>
          </w:divBdr>
        </w:div>
      </w:divsChild>
    </w:div>
    <w:div w:id="238289248">
      <w:bodyDiv w:val="1"/>
      <w:marLeft w:val="0"/>
      <w:marRight w:val="0"/>
      <w:marTop w:val="0"/>
      <w:marBottom w:val="0"/>
      <w:divBdr>
        <w:top w:val="none" w:sz="0" w:space="0" w:color="auto"/>
        <w:left w:val="none" w:sz="0" w:space="0" w:color="auto"/>
        <w:bottom w:val="none" w:sz="0" w:space="0" w:color="auto"/>
        <w:right w:val="none" w:sz="0" w:space="0" w:color="auto"/>
      </w:divBdr>
    </w:div>
    <w:div w:id="258877421">
      <w:bodyDiv w:val="1"/>
      <w:marLeft w:val="0"/>
      <w:marRight w:val="0"/>
      <w:marTop w:val="0"/>
      <w:marBottom w:val="0"/>
      <w:divBdr>
        <w:top w:val="none" w:sz="0" w:space="0" w:color="auto"/>
        <w:left w:val="none" w:sz="0" w:space="0" w:color="auto"/>
        <w:bottom w:val="none" w:sz="0" w:space="0" w:color="auto"/>
        <w:right w:val="none" w:sz="0" w:space="0" w:color="auto"/>
      </w:divBdr>
      <w:divsChild>
        <w:div w:id="143013729">
          <w:marLeft w:val="0"/>
          <w:marRight w:val="720"/>
          <w:marTop w:val="0"/>
          <w:marBottom w:val="0"/>
          <w:divBdr>
            <w:top w:val="none" w:sz="0" w:space="0" w:color="auto"/>
            <w:left w:val="none" w:sz="0" w:space="0" w:color="auto"/>
            <w:bottom w:val="none" w:sz="0" w:space="0" w:color="auto"/>
            <w:right w:val="none" w:sz="0" w:space="0" w:color="auto"/>
          </w:divBdr>
        </w:div>
        <w:div w:id="590235396">
          <w:marLeft w:val="0"/>
          <w:marRight w:val="0"/>
          <w:marTop w:val="0"/>
          <w:marBottom w:val="0"/>
          <w:divBdr>
            <w:top w:val="none" w:sz="0" w:space="0" w:color="auto"/>
            <w:left w:val="none" w:sz="0" w:space="0" w:color="auto"/>
            <w:bottom w:val="none" w:sz="0" w:space="0" w:color="auto"/>
            <w:right w:val="none" w:sz="0" w:space="0" w:color="auto"/>
          </w:divBdr>
        </w:div>
      </w:divsChild>
    </w:div>
    <w:div w:id="261424664">
      <w:bodyDiv w:val="1"/>
      <w:marLeft w:val="0"/>
      <w:marRight w:val="0"/>
      <w:marTop w:val="0"/>
      <w:marBottom w:val="0"/>
      <w:divBdr>
        <w:top w:val="none" w:sz="0" w:space="0" w:color="auto"/>
        <w:left w:val="none" w:sz="0" w:space="0" w:color="auto"/>
        <w:bottom w:val="none" w:sz="0" w:space="0" w:color="auto"/>
        <w:right w:val="none" w:sz="0" w:space="0" w:color="auto"/>
      </w:divBdr>
    </w:div>
    <w:div w:id="291132607">
      <w:bodyDiv w:val="1"/>
      <w:marLeft w:val="0"/>
      <w:marRight w:val="0"/>
      <w:marTop w:val="0"/>
      <w:marBottom w:val="0"/>
      <w:divBdr>
        <w:top w:val="none" w:sz="0" w:space="0" w:color="auto"/>
        <w:left w:val="none" w:sz="0" w:space="0" w:color="auto"/>
        <w:bottom w:val="none" w:sz="0" w:space="0" w:color="auto"/>
        <w:right w:val="none" w:sz="0" w:space="0" w:color="auto"/>
      </w:divBdr>
      <w:divsChild>
        <w:div w:id="60296763">
          <w:marLeft w:val="0"/>
          <w:marRight w:val="720"/>
          <w:marTop w:val="0"/>
          <w:marBottom w:val="0"/>
          <w:divBdr>
            <w:top w:val="none" w:sz="0" w:space="0" w:color="auto"/>
            <w:left w:val="none" w:sz="0" w:space="0" w:color="auto"/>
            <w:bottom w:val="none" w:sz="0" w:space="0" w:color="auto"/>
            <w:right w:val="none" w:sz="0" w:space="0" w:color="auto"/>
          </w:divBdr>
        </w:div>
        <w:div w:id="1837333606">
          <w:marLeft w:val="0"/>
          <w:marRight w:val="0"/>
          <w:marTop w:val="0"/>
          <w:marBottom w:val="0"/>
          <w:divBdr>
            <w:top w:val="none" w:sz="0" w:space="0" w:color="auto"/>
            <w:left w:val="none" w:sz="0" w:space="0" w:color="auto"/>
            <w:bottom w:val="none" w:sz="0" w:space="0" w:color="auto"/>
            <w:right w:val="none" w:sz="0" w:space="0" w:color="auto"/>
          </w:divBdr>
        </w:div>
      </w:divsChild>
    </w:div>
    <w:div w:id="292178946">
      <w:bodyDiv w:val="1"/>
      <w:marLeft w:val="0"/>
      <w:marRight w:val="0"/>
      <w:marTop w:val="0"/>
      <w:marBottom w:val="0"/>
      <w:divBdr>
        <w:top w:val="none" w:sz="0" w:space="0" w:color="auto"/>
        <w:left w:val="none" w:sz="0" w:space="0" w:color="auto"/>
        <w:bottom w:val="none" w:sz="0" w:space="0" w:color="auto"/>
        <w:right w:val="none" w:sz="0" w:space="0" w:color="auto"/>
      </w:divBdr>
      <w:divsChild>
        <w:div w:id="1766265687">
          <w:marLeft w:val="0"/>
          <w:marRight w:val="720"/>
          <w:marTop w:val="0"/>
          <w:marBottom w:val="0"/>
          <w:divBdr>
            <w:top w:val="none" w:sz="0" w:space="0" w:color="auto"/>
            <w:left w:val="none" w:sz="0" w:space="0" w:color="auto"/>
            <w:bottom w:val="none" w:sz="0" w:space="0" w:color="auto"/>
            <w:right w:val="none" w:sz="0" w:space="0" w:color="auto"/>
          </w:divBdr>
        </w:div>
        <w:div w:id="1895770716">
          <w:marLeft w:val="0"/>
          <w:marRight w:val="0"/>
          <w:marTop w:val="0"/>
          <w:marBottom w:val="0"/>
          <w:divBdr>
            <w:top w:val="none" w:sz="0" w:space="0" w:color="auto"/>
            <w:left w:val="none" w:sz="0" w:space="0" w:color="auto"/>
            <w:bottom w:val="none" w:sz="0" w:space="0" w:color="auto"/>
            <w:right w:val="none" w:sz="0" w:space="0" w:color="auto"/>
          </w:divBdr>
        </w:div>
      </w:divsChild>
    </w:div>
    <w:div w:id="302588453">
      <w:bodyDiv w:val="1"/>
      <w:marLeft w:val="0"/>
      <w:marRight w:val="0"/>
      <w:marTop w:val="0"/>
      <w:marBottom w:val="0"/>
      <w:divBdr>
        <w:top w:val="none" w:sz="0" w:space="0" w:color="auto"/>
        <w:left w:val="none" w:sz="0" w:space="0" w:color="auto"/>
        <w:bottom w:val="none" w:sz="0" w:space="0" w:color="auto"/>
        <w:right w:val="none" w:sz="0" w:space="0" w:color="auto"/>
      </w:divBdr>
      <w:divsChild>
        <w:div w:id="50154518">
          <w:marLeft w:val="475"/>
          <w:marRight w:val="720"/>
          <w:marTop w:val="86"/>
          <w:marBottom w:val="120"/>
          <w:divBdr>
            <w:top w:val="none" w:sz="0" w:space="0" w:color="auto"/>
            <w:left w:val="none" w:sz="0" w:space="0" w:color="auto"/>
            <w:bottom w:val="none" w:sz="0" w:space="0" w:color="auto"/>
            <w:right w:val="none" w:sz="0" w:space="0" w:color="auto"/>
          </w:divBdr>
        </w:div>
      </w:divsChild>
    </w:div>
    <w:div w:id="356082006">
      <w:bodyDiv w:val="1"/>
      <w:marLeft w:val="0"/>
      <w:marRight w:val="0"/>
      <w:marTop w:val="0"/>
      <w:marBottom w:val="0"/>
      <w:divBdr>
        <w:top w:val="none" w:sz="0" w:space="0" w:color="auto"/>
        <w:left w:val="none" w:sz="0" w:space="0" w:color="auto"/>
        <w:bottom w:val="none" w:sz="0" w:space="0" w:color="auto"/>
        <w:right w:val="none" w:sz="0" w:space="0" w:color="auto"/>
      </w:divBdr>
      <w:divsChild>
        <w:div w:id="613823915">
          <w:marLeft w:val="0"/>
          <w:marRight w:val="720"/>
          <w:marTop w:val="0"/>
          <w:marBottom w:val="0"/>
          <w:divBdr>
            <w:top w:val="none" w:sz="0" w:space="0" w:color="auto"/>
            <w:left w:val="none" w:sz="0" w:space="0" w:color="auto"/>
            <w:bottom w:val="none" w:sz="0" w:space="0" w:color="auto"/>
            <w:right w:val="none" w:sz="0" w:space="0" w:color="auto"/>
          </w:divBdr>
        </w:div>
        <w:div w:id="123043726">
          <w:marLeft w:val="0"/>
          <w:marRight w:val="0"/>
          <w:marTop w:val="0"/>
          <w:marBottom w:val="0"/>
          <w:divBdr>
            <w:top w:val="none" w:sz="0" w:space="0" w:color="auto"/>
            <w:left w:val="none" w:sz="0" w:space="0" w:color="auto"/>
            <w:bottom w:val="none" w:sz="0" w:space="0" w:color="auto"/>
            <w:right w:val="none" w:sz="0" w:space="0" w:color="auto"/>
          </w:divBdr>
        </w:div>
      </w:divsChild>
    </w:div>
    <w:div w:id="368992715">
      <w:bodyDiv w:val="1"/>
      <w:marLeft w:val="0"/>
      <w:marRight w:val="0"/>
      <w:marTop w:val="0"/>
      <w:marBottom w:val="0"/>
      <w:divBdr>
        <w:top w:val="none" w:sz="0" w:space="0" w:color="auto"/>
        <w:left w:val="none" w:sz="0" w:space="0" w:color="auto"/>
        <w:bottom w:val="none" w:sz="0" w:space="0" w:color="auto"/>
        <w:right w:val="none" w:sz="0" w:space="0" w:color="auto"/>
      </w:divBdr>
      <w:divsChild>
        <w:div w:id="157045137">
          <w:marLeft w:val="0"/>
          <w:marRight w:val="720"/>
          <w:marTop w:val="0"/>
          <w:marBottom w:val="0"/>
          <w:divBdr>
            <w:top w:val="none" w:sz="0" w:space="0" w:color="auto"/>
            <w:left w:val="none" w:sz="0" w:space="0" w:color="auto"/>
            <w:bottom w:val="none" w:sz="0" w:space="0" w:color="auto"/>
            <w:right w:val="none" w:sz="0" w:space="0" w:color="auto"/>
          </w:divBdr>
        </w:div>
        <w:div w:id="1061173236">
          <w:marLeft w:val="0"/>
          <w:marRight w:val="0"/>
          <w:marTop w:val="0"/>
          <w:marBottom w:val="0"/>
          <w:divBdr>
            <w:top w:val="none" w:sz="0" w:space="0" w:color="auto"/>
            <w:left w:val="none" w:sz="0" w:space="0" w:color="auto"/>
            <w:bottom w:val="none" w:sz="0" w:space="0" w:color="auto"/>
            <w:right w:val="none" w:sz="0" w:space="0" w:color="auto"/>
          </w:divBdr>
        </w:div>
      </w:divsChild>
    </w:div>
    <w:div w:id="453646368">
      <w:bodyDiv w:val="1"/>
      <w:marLeft w:val="0"/>
      <w:marRight w:val="0"/>
      <w:marTop w:val="0"/>
      <w:marBottom w:val="0"/>
      <w:divBdr>
        <w:top w:val="none" w:sz="0" w:space="0" w:color="auto"/>
        <w:left w:val="none" w:sz="0" w:space="0" w:color="auto"/>
        <w:bottom w:val="none" w:sz="0" w:space="0" w:color="auto"/>
        <w:right w:val="none" w:sz="0" w:space="0" w:color="auto"/>
      </w:divBdr>
      <w:divsChild>
        <w:div w:id="1824739551">
          <w:marLeft w:val="0"/>
          <w:marRight w:val="720"/>
          <w:marTop w:val="0"/>
          <w:marBottom w:val="0"/>
          <w:divBdr>
            <w:top w:val="none" w:sz="0" w:space="0" w:color="auto"/>
            <w:left w:val="none" w:sz="0" w:space="0" w:color="auto"/>
            <w:bottom w:val="none" w:sz="0" w:space="0" w:color="auto"/>
            <w:right w:val="none" w:sz="0" w:space="0" w:color="auto"/>
          </w:divBdr>
        </w:div>
        <w:div w:id="703362864">
          <w:marLeft w:val="0"/>
          <w:marRight w:val="0"/>
          <w:marTop w:val="0"/>
          <w:marBottom w:val="0"/>
          <w:divBdr>
            <w:top w:val="none" w:sz="0" w:space="0" w:color="auto"/>
            <w:left w:val="none" w:sz="0" w:space="0" w:color="auto"/>
            <w:bottom w:val="none" w:sz="0" w:space="0" w:color="auto"/>
            <w:right w:val="none" w:sz="0" w:space="0" w:color="auto"/>
          </w:divBdr>
        </w:div>
      </w:divsChild>
    </w:div>
    <w:div w:id="460654633">
      <w:bodyDiv w:val="1"/>
      <w:marLeft w:val="0"/>
      <w:marRight w:val="0"/>
      <w:marTop w:val="0"/>
      <w:marBottom w:val="0"/>
      <w:divBdr>
        <w:top w:val="none" w:sz="0" w:space="0" w:color="auto"/>
        <w:left w:val="none" w:sz="0" w:space="0" w:color="auto"/>
        <w:bottom w:val="none" w:sz="0" w:space="0" w:color="auto"/>
        <w:right w:val="none" w:sz="0" w:space="0" w:color="auto"/>
      </w:divBdr>
    </w:div>
    <w:div w:id="470178634">
      <w:bodyDiv w:val="1"/>
      <w:marLeft w:val="0"/>
      <w:marRight w:val="0"/>
      <w:marTop w:val="0"/>
      <w:marBottom w:val="0"/>
      <w:divBdr>
        <w:top w:val="none" w:sz="0" w:space="0" w:color="auto"/>
        <w:left w:val="none" w:sz="0" w:space="0" w:color="auto"/>
        <w:bottom w:val="none" w:sz="0" w:space="0" w:color="auto"/>
        <w:right w:val="none" w:sz="0" w:space="0" w:color="auto"/>
      </w:divBdr>
    </w:div>
    <w:div w:id="557472926">
      <w:bodyDiv w:val="1"/>
      <w:marLeft w:val="0"/>
      <w:marRight w:val="0"/>
      <w:marTop w:val="0"/>
      <w:marBottom w:val="0"/>
      <w:divBdr>
        <w:top w:val="none" w:sz="0" w:space="0" w:color="auto"/>
        <w:left w:val="none" w:sz="0" w:space="0" w:color="auto"/>
        <w:bottom w:val="none" w:sz="0" w:space="0" w:color="auto"/>
        <w:right w:val="none" w:sz="0" w:space="0" w:color="auto"/>
      </w:divBdr>
    </w:div>
    <w:div w:id="600331678">
      <w:bodyDiv w:val="1"/>
      <w:marLeft w:val="0"/>
      <w:marRight w:val="0"/>
      <w:marTop w:val="0"/>
      <w:marBottom w:val="0"/>
      <w:divBdr>
        <w:top w:val="none" w:sz="0" w:space="0" w:color="auto"/>
        <w:left w:val="none" w:sz="0" w:space="0" w:color="auto"/>
        <w:bottom w:val="none" w:sz="0" w:space="0" w:color="auto"/>
        <w:right w:val="none" w:sz="0" w:space="0" w:color="auto"/>
      </w:divBdr>
    </w:div>
    <w:div w:id="614095777">
      <w:bodyDiv w:val="1"/>
      <w:marLeft w:val="0"/>
      <w:marRight w:val="0"/>
      <w:marTop w:val="0"/>
      <w:marBottom w:val="0"/>
      <w:divBdr>
        <w:top w:val="none" w:sz="0" w:space="0" w:color="auto"/>
        <w:left w:val="none" w:sz="0" w:space="0" w:color="auto"/>
        <w:bottom w:val="none" w:sz="0" w:space="0" w:color="auto"/>
        <w:right w:val="none" w:sz="0" w:space="0" w:color="auto"/>
      </w:divBdr>
      <w:divsChild>
        <w:div w:id="2100177327">
          <w:marLeft w:val="475"/>
          <w:marRight w:val="0"/>
          <w:marTop w:val="86"/>
          <w:marBottom w:val="120"/>
          <w:divBdr>
            <w:top w:val="none" w:sz="0" w:space="0" w:color="auto"/>
            <w:left w:val="none" w:sz="0" w:space="0" w:color="auto"/>
            <w:bottom w:val="none" w:sz="0" w:space="0" w:color="auto"/>
            <w:right w:val="none" w:sz="0" w:space="0" w:color="auto"/>
          </w:divBdr>
        </w:div>
      </w:divsChild>
    </w:div>
    <w:div w:id="653409359">
      <w:bodyDiv w:val="1"/>
      <w:marLeft w:val="0"/>
      <w:marRight w:val="0"/>
      <w:marTop w:val="0"/>
      <w:marBottom w:val="0"/>
      <w:divBdr>
        <w:top w:val="none" w:sz="0" w:space="0" w:color="auto"/>
        <w:left w:val="none" w:sz="0" w:space="0" w:color="auto"/>
        <w:bottom w:val="none" w:sz="0" w:space="0" w:color="auto"/>
        <w:right w:val="none" w:sz="0" w:space="0" w:color="auto"/>
      </w:divBdr>
      <w:divsChild>
        <w:div w:id="621420289">
          <w:marLeft w:val="0"/>
          <w:marRight w:val="720"/>
          <w:marTop w:val="0"/>
          <w:marBottom w:val="0"/>
          <w:divBdr>
            <w:top w:val="none" w:sz="0" w:space="0" w:color="auto"/>
            <w:left w:val="none" w:sz="0" w:space="0" w:color="auto"/>
            <w:bottom w:val="none" w:sz="0" w:space="0" w:color="auto"/>
            <w:right w:val="none" w:sz="0" w:space="0" w:color="auto"/>
          </w:divBdr>
        </w:div>
        <w:div w:id="22899650">
          <w:marLeft w:val="0"/>
          <w:marRight w:val="0"/>
          <w:marTop w:val="0"/>
          <w:marBottom w:val="0"/>
          <w:divBdr>
            <w:top w:val="none" w:sz="0" w:space="0" w:color="auto"/>
            <w:left w:val="none" w:sz="0" w:space="0" w:color="auto"/>
            <w:bottom w:val="none" w:sz="0" w:space="0" w:color="auto"/>
            <w:right w:val="none" w:sz="0" w:space="0" w:color="auto"/>
          </w:divBdr>
        </w:div>
      </w:divsChild>
    </w:div>
    <w:div w:id="661664907">
      <w:bodyDiv w:val="1"/>
      <w:marLeft w:val="0"/>
      <w:marRight w:val="0"/>
      <w:marTop w:val="0"/>
      <w:marBottom w:val="0"/>
      <w:divBdr>
        <w:top w:val="none" w:sz="0" w:space="0" w:color="auto"/>
        <w:left w:val="none" w:sz="0" w:space="0" w:color="auto"/>
        <w:bottom w:val="none" w:sz="0" w:space="0" w:color="auto"/>
        <w:right w:val="none" w:sz="0" w:space="0" w:color="auto"/>
      </w:divBdr>
    </w:div>
    <w:div w:id="717049340">
      <w:bodyDiv w:val="1"/>
      <w:marLeft w:val="0"/>
      <w:marRight w:val="0"/>
      <w:marTop w:val="0"/>
      <w:marBottom w:val="0"/>
      <w:divBdr>
        <w:top w:val="none" w:sz="0" w:space="0" w:color="auto"/>
        <w:left w:val="none" w:sz="0" w:space="0" w:color="auto"/>
        <w:bottom w:val="none" w:sz="0" w:space="0" w:color="auto"/>
        <w:right w:val="none" w:sz="0" w:space="0" w:color="auto"/>
      </w:divBdr>
    </w:div>
    <w:div w:id="764496927">
      <w:bodyDiv w:val="1"/>
      <w:marLeft w:val="0"/>
      <w:marRight w:val="0"/>
      <w:marTop w:val="0"/>
      <w:marBottom w:val="0"/>
      <w:divBdr>
        <w:top w:val="none" w:sz="0" w:space="0" w:color="auto"/>
        <w:left w:val="none" w:sz="0" w:space="0" w:color="auto"/>
        <w:bottom w:val="none" w:sz="0" w:space="0" w:color="auto"/>
        <w:right w:val="none" w:sz="0" w:space="0" w:color="auto"/>
      </w:divBdr>
      <w:divsChild>
        <w:div w:id="1628505687">
          <w:marLeft w:val="0"/>
          <w:marRight w:val="720"/>
          <w:marTop w:val="0"/>
          <w:marBottom w:val="0"/>
          <w:divBdr>
            <w:top w:val="none" w:sz="0" w:space="0" w:color="auto"/>
            <w:left w:val="none" w:sz="0" w:space="0" w:color="auto"/>
            <w:bottom w:val="none" w:sz="0" w:space="0" w:color="auto"/>
            <w:right w:val="none" w:sz="0" w:space="0" w:color="auto"/>
          </w:divBdr>
        </w:div>
        <w:div w:id="777063596">
          <w:marLeft w:val="0"/>
          <w:marRight w:val="0"/>
          <w:marTop w:val="0"/>
          <w:marBottom w:val="0"/>
          <w:divBdr>
            <w:top w:val="none" w:sz="0" w:space="0" w:color="auto"/>
            <w:left w:val="none" w:sz="0" w:space="0" w:color="auto"/>
            <w:bottom w:val="none" w:sz="0" w:space="0" w:color="auto"/>
            <w:right w:val="none" w:sz="0" w:space="0" w:color="auto"/>
          </w:divBdr>
        </w:div>
      </w:divsChild>
    </w:div>
    <w:div w:id="767893691">
      <w:bodyDiv w:val="1"/>
      <w:marLeft w:val="0"/>
      <w:marRight w:val="0"/>
      <w:marTop w:val="0"/>
      <w:marBottom w:val="0"/>
      <w:divBdr>
        <w:top w:val="none" w:sz="0" w:space="0" w:color="auto"/>
        <w:left w:val="none" w:sz="0" w:space="0" w:color="auto"/>
        <w:bottom w:val="none" w:sz="0" w:space="0" w:color="auto"/>
        <w:right w:val="none" w:sz="0" w:space="0" w:color="auto"/>
      </w:divBdr>
    </w:div>
    <w:div w:id="769393302">
      <w:bodyDiv w:val="1"/>
      <w:marLeft w:val="0"/>
      <w:marRight w:val="0"/>
      <w:marTop w:val="0"/>
      <w:marBottom w:val="0"/>
      <w:divBdr>
        <w:top w:val="none" w:sz="0" w:space="0" w:color="auto"/>
        <w:left w:val="none" w:sz="0" w:space="0" w:color="auto"/>
        <w:bottom w:val="none" w:sz="0" w:space="0" w:color="auto"/>
        <w:right w:val="none" w:sz="0" w:space="0" w:color="auto"/>
      </w:divBdr>
    </w:div>
    <w:div w:id="802383897">
      <w:bodyDiv w:val="1"/>
      <w:marLeft w:val="0"/>
      <w:marRight w:val="0"/>
      <w:marTop w:val="0"/>
      <w:marBottom w:val="0"/>
      <w:divBdr>
        <w:top w:val="none" w:sz="0" w:space="0" w:color="auto"/>
        <w:left w:val="none" w:sz="0" w:space="0" w:color="auto"/>
        <w:bottom w:val="none" w:sz="0" w:space="0" w:color="auto"/>
        <w:right w:val="none" w:sz="0" w:space="0" w:color="auto"/>
      </w:divBdr>
    </w:div>
    <w:div w:id="814419733">
      <w:bodyDiv w:val="1"/>
      <w:marLeft w:val="0"/>
      <w:marRight w:val="0"/>
      <w:marTop w:val="0"/>
      <w:marBottom w:val="0"/>
      <w:divBdr>
        <w:top w:val="none" w:sz="0" w:space="0" w:color="auto"/>
        <w:left w:val="none" w:sz="0" w:space="0" w:color="auto"/>
        <w:bottom w:val="none" w:sz="0" w:space="0" w:color="auto"/>
        <w:right w:val="none" w:sz="0" w:space="0" w:color="auto"/>
      </w:divBdr>
    </w:div>
    <w:div w:id="843281681">
      <w:bodyDiv w:val="1"/>
      <w:marLeft w:val="0"/>
      <w:marRight w:val="0"/>
      <w:marTop w:val="0"/>
      <w:marBottom w:val="0"/>
      <w:divBdr>
        <w:top w:val="none" w:sz="0" w:space="0" w:color="auto"/>
        <w:left w:val="none" w:sz="0" w:space="0" w:color="auto"/>
        <w:bottom w:val="none" w:sz="0" w:space="0" w:color="auto"/>
        <w:right w:val="none" w:sz="0" w:space="0" w:color="auto"/>
      </w:divBdr>
    </w:div>
    <w:div w:id="864445500">
      <w:bodyDiv w:val="1"/>
      <w:marLeft w:val="0"/>
      <w:marRight w:val="0"/>
      <w:marTop w:val="0"/>
      <w:marBottom w:val="0"/>
      <w:divBdr>
        <w:top w:val="none" w:sz="0" w:space="0" w:color="auto"/>
        <w:left w:val="none" w:sz="0" w:space="0" w:color="auto"/>
        <w:bottom w:val="none" w:sz="0" w:space="0" w:color="auto"/>
        <w:right w:val="none" w:sz="0" w:space="0" w:color="auto"/>
      </w:divBdr>
      <w:divsChild>
        <w:div w:id="58215700">
          <w:marLeft w:val="0"/>
          <w:marRight w:val="720"/>
          <w:marTop w:val="0"/>
          <w:marBottom w:val="0"/>
          <w:divBdr>
            <w:top w:val="none" w:sz="0" w:space="0" w:color="auto"/>
            <w:left w:val="none" w:sz="0" w:space="0" w:color="auto"/>
            <w:bottom w:val="none" w:sz="0" w:space="0" w:color="auto"/>
            <w:right w:val="none" w:sz="0" w:space="0" w:color="auto"/>
          </w:divBdr>
        </w:div>
        <w:div w:id="313610007">
          <w:marLeft w:val="0"/>
          <w:marRight w:val="0"/>
          <w:marTop w:val="0"/>
          <w:marBottom w:val="0"/>
          <w:divBdr>
            <w:top w:val="none" w:sz="0" w:space="0" w:color="auto"/>
            <w:left w:val="none" w:sz="0" w:space="0" w:color="auto"/>
            <w:bottom w:val="none" w:sz="0" w:space="0" w:color="auto"/>
            <w:right w:val="none" w:sz="0" w:space="0" w:color="auto"/>
          </w:divBdr>
        </w:div>
      </w:divsChild>
    </w:div>
    <w:div w:id="899369795">
      <w:bodyDiv w:val="1"/>
      <w:marLeft w:val="0"/>
      <w:marRight w:val="0"/>
      <w:marTop w:val="0"/>
      <w:marBottom w:val="0"/>
      <w:divBdr>
        <w:top w:val="none" w:sz="0" w:space="0" w:color="auto"/>
        <w:left w:val="none" w:sz="0" w:space="0" w:color="auto"/>
        <w:bottom w:val="none" w:sz="0" w:space="0" w:color="auto"/>
        <w:right w:val="none" w:sz="0" w:space="0" w:color="auto"/>
      </w:divBdr>
    </w:div>
    <w:div w:id="915475085">
      <w:bodyDiv w:val="1"/>
      <w:marLeft w:val="0"/>
      <w:marRight w:val="0"/>
      <w:marTop w:val="0"/>
      <w:marBottom w:val="0"/>
      <w:divBdr>
        <w:top w:val="none" w:sz="0" w:space="0" w:color="auto"/>
        <w:left w:val="none" w:sz="0" w:space="0" w:color="auto"/>
        <w:bottom w:val="none" w:sz="0" w:space="0" w:color="auto"/>
        <w:right w:val="none" w:sz="0" w:space="0" w:color="auto"/>
      </w:divBdr>
    </w:div>
    <w:div w:id="937756289">
      <w:bodyDiv w:val="1"/>
      <w:marLeft w:val="0"/>
      <w:marRight w:val="0"/>
      <w:marTop w:val="0"/>
      <w:marBottom w:val="0"/>
      <w:divBdr>
        <w:top w:val="none" w:sz="0" w:space="0" w:color="auto"/>
        <w:left w:val="none" w:sz="0" w:space="0" w:color="auto"/>
        <w:bottom w:val="none" w:sz="0" w:space="0" w:color="auto"/>
        <w:right w:val="none" w:sz="0" w:space="0" w:color="auto"/>
      </w:divBdr>
      <w:divsChild>
        <w:div w:id="1090197989">
          <w:marLeft w:val="0"/>
          <w:marRight w:val="720"/>
          <w:marTop w:val="0"/>
          <w:marBottom w:val="0"/>
          <w:divBdr>
            <w:top w:val="none" w:sz="0" w:space="0" w:color="auto"/>
            <w:left w:val="none" w:sz="0" w:space="0" w:color="auto"/>
            <w:bottom w:val="none" w:sz="0" w:space="0" w:color="auto"/>
            <w:right w:val="none" w:sz="0" w:space="0" w:color="auto"/>
          </w:divBdr>
        </w:div>
        <w:div w:id="1697929477">
          <w:marLeft w:val="0"/>
          <w:marRight w:val="0"/>
          <w:marTop w:val="0"/>
          <w:marBottom w:val="0"/>
          <w:divBdr>
            <w:top w:val="none" w:sz="0" w:space="0" w:color="auto"/>
            <w:left w:val="none" w:sz="0" w:space="0" w:color="auto"/>
            <w:bottom w:val="none" w:sz="0" w:space="0" w:color="auto"/>
            <w:right w:val="none" w:sz="0" w:space="0" w:color="auto"/>
          </w:divBdr>
        </w:div>
      </w:divsChild>
    </w:div>
    <w:div w:id="942541833">
      <w:bodyDiv w:val="1"/>
      <w:marLeft w:val="0"/>
      <w:marRight w:val="0"/>
      <w:marTop w:val="0"/>
      <w:marBottom w:val="0"/>
      <w:divBdr>
        <w:top w:val="none" w:sz="0" w:space="0" w:color="auto"/>
        <w:left w:val="none" w:sz="0" w:space="0" w:color="auto"/>
        <w:bottom w:val="none" w:sz="0" w:space="0" w:color="auto"/>
        <w:right w:val="none" w:sz="0" w:space="0" w:color="auto"/>
      </w:divBdr>
      <w:divsChild>
        <w:div w:id="326060787">
          <w:marLeft w:val="0"/>
          <w:marRight w:val="720"/>
          <w:marTop w:val="0"/>
          <w:marBottom w:val="0"/>
          <w:divBdr>
            <w:top w:val="none" w:sz="0" w:space="0" w:color="auto"/>
            <w:left w:val="none" w:sz="0" w:space="0" w:color="auto"/>
            <w:bottom w:val="none" w:sz="0" w:space="0" w:color="auto"/>
            <w:right w:val="none" w:sz="0" w:space="0" w:color="auto"/>
          </w:divBdr>
        </w:div>
        <w:div w:id="1598830384">
          <w:marLeft w:val="0"/>
          <w:marRight w:val="0"/>
          <w:marTop w:val="0"/>
          <w:marBottom w:val="0"/>
          <w:divBdr>
            <w:top w:val="none" w:sz="0" w:space="0" w:color="auto"/>
            <w:left w:val="none" w:sz="0" w:space="0" w:color="auto"/>
            <w:bottom w:val="none" w:sz="0" w:space="0" w:color="auto"/>
            <w:right w:val="none" w:sz="0" w:space="0" w:color="auto"/>
          </w:divBdr>
        </w:div>
      </w:divsChild>
    </w:div>
    <w:div w:id="944651223">
      <w:bodyDiv w:val="1"/>
      <w:marLeft w:val="0"/>
      <w:marRight w:val="0"/>
      <w:marTop w:val="0"/>
      <w:marBottom w:val="0"/>
      <w:divBdr>
        <w:top w:val="none" w:sz="0" w:space="0" w:color="auto"/>
        <w:left w:val="none" w:sz="0" w:space="0" w:color="auto"/>
        <w:bottom w:val="none" w:sz="0" w:space="0" w:color="auto"/>
        <w:right w:val="none" w:sz="0" w:space="0" w:color="auto"/>
      </w:divBdr>
    </w:div>
    <w:div w:id="972977537">
      <w:bodyDiv w:val="1"/>
      <w:marLeft w:val="0"/>
      <w:marRight w:val="0"/>
      <w:marTop w:val="0"/>
      <w:marBottom w:val="0"/>
      <w:divBdr>
        <w:top w:val="none" w:sz="0" w:space="0" w:color="auto"/>
        <w:left w:val="none" w:sz="0" w:space="0" w:color="auto"/>
        <w:bottom w:val="none" w:sz="0" w:space="0" w:color="auto"/>
        <w:right w:val="none" w:sz="0" w:space="0" w:color="auto"/>
      </w:divBdr>
    </w:div>
    <w:div w:id="1010983805">
      <w:bodyDiv w:val="1"/>
      <w:marLeft w:val="0"/>
      <w:marRight w:val="0"/>
      <w:marTop w:val="0"/>
      <w:marBottom w:val="0"/>
      <w:divBdr>
        <w:top w:val="none" w:sz="0" w:space="0" w:color="auto"/>
        <w:left w:val="none" w:sz="0" w:space="0" w:color="auto"/>
        <w:bottom w:val="none" w:sz="0" w:space="0" w:color="auto"/>
        <w:right w:val="none" w:sz="0" w:space="0" w:color="auto"/>
      </w:divBdr>
    </w:div>
    <w:div w:id="1048071543">
      <w:bodyDiv w:val="1"/>
      <w:marLeft w:val="0"/>
      <w:marRight w:val="0"/>
      <w:marTop w:val="0"/>
      <w:marBottom w:val="0"/>
      <w:divBdr>
        <w:top w:val="none" w:sz="0" w:space="0" w:color="auto"/>
        <w:left w:val="none" w:sz="0" w:space="0" w:color="auto"/>
        <w:bottom w:val="none" w:sz="0" w:space="0" w:color="auto"/>
        <w:right w:val="none" w:sz="0" w:space="0" w:color="auto"/>
      </w:divBdr>
    </w:div>
    <w:div w:id="1126587149">
      <w:bodyDiv w:val="1"/>
      <w:marLeft w:val="0"/>
      <w:marRight w:val="0"/>
      <w:marTop w:val="0"/>
      <w:marBottom w:val="0"/>
      <w:divBdr>
        <w:top w:val="none" w:sz="0" w:space="0" w:color="auto"/>
        <w:left w:val="none" w:sz="0" w:space="0" w:color="auto"/>
        <w:bottom w:val="none" w:sz="0" w:space="0" w:color="auto"/>
        <w:right w:val="none" w:sz="0" w:space="0" w:color="auto"/>
      </w:divBdr>
      <w:divsChild>
        <w:div w:id="1961262509">
          <w:marLeft w:val="0"/>
          <w:marRight w:val="720"/>
          <w:marTop w:val="0"/>
          <w:marBottom w:val="0"/>
          <w:divBdr>
            <w:top w:val="none" w:sz="0" w:space="0" w:color="auto"/>
            <w:left w:val="none" w:sz="0" w:space="0" w:color="auto"/>
            <w:bottom w:val="none" w:sz="0" w:space="0" w:color="auto"/>
            <w:right w:val="none" w:sz="0" w:space="0" w:color="auto"/>
          </w:divBdr>
        </w:div>
        <w:div w:id="194390224">
          <w:marLeft w:val="0"/>
          <w:marRight w:val="0"/>
          <w:marTop w:val="0"/>
          <w:marBottom w:val="0"/>
          <w:divBdr>
            <w:top w:val="none" w:sz="0" w:space="0" w:color="auto"/>
            <w:left w:val="none" w:sz="0" w:space="0" w:color="auto"/>
            <w:bottom w:val="none" w:sz="0" w:space="0" w:color="auto"/>
            <w:right w:val="none" w:sz="0" w:space="0" w:color="auto"/>
          </w:divBdr>
        </w:div>
      </w:divsChild>
    </w:div>
    <w:div w:id="1130903718">
      <w:bodyDiv w:val="1"/>
      <w:marLeft w:val="0"/>
      <w:marRight w:val="0"/>
      <w:marTop w:val="0"/>
      <w:marBottom w:val="0"/>
      <w:divBdr>
        <w:top w:val="none" w:sz="0" w:space="0" w:color="auto"/>
        <w:left w:val="none" w:sz="0" w:space="0" w:color="auto"/>
        <w:bottom w:val="none" w:sz="0" w:space="0" w:color="auto"/>
        <w:right w:val="none" w:sz="0" w:space="0" w:color="auto"/>
      </w:divBdr>
    </w:div>
    <w:div w:id="1135366128">
      <w:bodyDiv w:val="1"/>
      <w:marLeft w:val="0"/>
      <w:marRight w:val="0"/>
      <w:marTop w:val="0"/>
      <w:marBottom w:val="0"/>
      <w:divBdr>
        <w:top w:val="none" w:sz="0" w:space="0" w:color="auto"/>
        <w:left w:val="none" w:sz="0" w:space="0" w:color="auto"/>
        <w:bottom w:val="none" w:sz="0" w:space="0" w:color="auto"/>
        <w:right w:val="none" w:sz="0" w:space="0" w:color="auto"/>
      </w:divBdr>
      <w:divsChild>
        <w:div w:id="1390106790">
          <w:marLeft w:val="0"/>
          <w:marRight w:val="720"/>
          <w:marTop w:val="0"/>
          <w:marBottom w:val="0"/>
          <w:divBdr>
            <w:top w:val="none" w:sz="0" w:space="0" w:color="auto"/>
            <w:left w:val="none" w:sz="0" w:space="0" w:color="auto"/>
            <w:bottom w:val="none" w:sz="0" w:space="0" w:color="auto"/>
            <w:right w:val="none" w:sz="0" w:space="0" w:color="auto"/>
          </w:divBdr>
        </w:div>
        <w:div w:id="132063009">
          <w:marLeft w:val="0"/>
          <w:marRight w:val="0"/>
          <w:marTop w:val="0"/>
          <w:marBottom w:val="0"/>
          <w:divBdr>
            <w:top w:val="none" w:sz="0" w:space="0" w:color="auto"/>
            <w:left w:val="none" w:sz="0" w:space="0" w:color="auto"/>
            <w:bottom w:val="none" w:sz="0" w:space="0" w:color="auto"/>
            <w:right w:val="none" w:sz="0" w:space="0" w:color="auto"/>
          </w:divBdr>
        </w:div>
      </w:divsChild>
    </w:div>
    <w:div w:id="1186015469">
      <w:bodyDiv w:val="1"/>
      <w:marLeft w:val="0"/>
      <w:marRight w:val="0"/>
      <w:marTop w:val="0"/>
      <w:marBottom w:val="0"/>
      <w:divBdr>
        <w:top w:val="none" w:sz="0" w:space="0" w:color="auto"/>
        <w:left w:val="none" w:sz="0" w:space="0" w:color="auto"/>
        <w:bottom w:val="none" w:sz="0" w:space="0" w:color="auto"/>
        <w:right w:val="none" w:sz="0" w:space="0" w:color="auto"/>
      </w:divBdr>
    </w:div>
    <w:div w:id="1193571639">
      <w:bodyDiv w:val="1"/>
      <w:marLeft w:val="0"/>
      <w:marRight w:val="0"/>
      <w:marTop w:val="0"/>
      <w:marBottom w:val="0"/>
      <w:divBdr>
        <w:top w:val="none" w:sz="0" w:space="0" w:color="auto"/>
        <w:left w:val="none" w:sz="0" w:space="0" w:color="auto"/>
        <w:bottom w:val="none" w:sz="0" w:space="0" w:color="auto"/>
        <w:right w:val="none" w:sz="0" w:space="0" w:color="auto"/>
      </w:divBdr>
      <w:divsChild>
        <w:div w:id="35929543">
          <w:marLeft w:val="0"/>
          <w:marRight w:val="720"/>
          <w:marTop w:val="0"/>
          <w:marBottom w:val="0"/>
          <w:divBdr>
            <w:top w:val="none" w:sz="0" w:space="0" w:color="auto"/>
            <w:left w:val="none" w:sz="0" w:space="0" w:color="auto"/>
            <w:bottom w:val="none" w:sz="0" w:space="0" w:color="auto"/>
            <w:right w:val="none" w:sz="0" w:space="0" w:color="auto"/>
          </w:divBdr>
        </w:div>
        <w:div w:id="445082957">
          <w:marLeft w:val="0"/>
          <w:marRight w:val="0"/>
          <w:marTop w:val="0"/>
          <w:marBottom w:val="0"/>
          <w:divBdr>
            <w:top w:val="none" w:sz="0" w:space="0" w:color="auto"/>
            <w:left w:val="none" w:sz="0" w:space="0" w:color="auto"/>
            <w:bottom w:val="none" w:sz="0" w:space="0" w:color="auto"/>
            <w:right w:val="none" w:sz="0" w:space="0" w:color="auto"/>
          </w:divBdr>
        </w:div>
      </w:divsChild>
    </w:div>
    <w:div w:id="1208450259">
      <w:bodyDiv w:val="1"/>
      <w:marLeft w:val="0"/>
      <w:marRight w:val="0"/>
      <w:marTop w:val="0"/>
      <w:marBottom w:val="0"/>
      <w:divBdr>
        <w:top w:val="none" w:sz="0" w:space="0" w:color="auto"/>
        <w:left w:val="none" w:sz="0" w:space="0" w:color="auto"/>
        <w:bottom w:val="none" w:sz="0" w:space="0" w:color="auto"/>
        <w:right w:val="none" w:sz="0" w:space="0" w:color="auto"/>
      </w:divBdr>
    </w:div>
    <w:div w:id="1213342752">
      <w:bodyDiv w:val="1"/>
      <w:marLeft w:val="0"/>
      <w:marRight w:val="0"/>
      <w:marTop w:val="0"/>
      <w:marBottom w:val="0"/>
      <w:divBdr>
        <w:top w:val="none" w:sz="0" w:space="0" w:color="auto"/>
        <w:left w:val="none" w:sz="0" w:space="0" w:color="auto"/>
        <w:bottom w:val="none" w:sz="0" w:space="0" w:color="auto"/>
        <w:right w:val="none" w:sz="0" w:space="0" w:color="auto"/>
      </w:divBdr>
    </w:div>
    <w:div w:id="1302927407">
      <w:bodyDiv w:val="1"/>
      <w:marLeft w:val="0"/>
      <w:marRight w:val="0"/>
      <w:marTop w:val="0"/>
      <w:marBottom w:val="0"/>
      <w:divBdr>
        <w:top w:val="none" w:sz="0" w:space="0" w:color="auto"/>
        <w:left w:val="none" w:sz="0" w:space="0" w:color="auto"/>
        <w:bottom w:val="none" w:sz="0" w:space="0" w:color="auto"/>
        <w:right w:val="none" w:sz="0" w:space="0" w:color="auto"/>
      </w:divBdr>
      <w:divsChild>
        <w:div w:id="1323388121">
          <w:marLeft w:val="0"/>
          <w:marRight w:val="720"/>
          <w:marTop w:val="0"/>
          <w:marBottom w:val="0"/>
          <w:divBdr>
            <w:top w:val="none" w:sz="0" w:space="0" w:color="auto"/>
            <w:left w:val="none" w:sz="0" w:space="0" w:color="auto"/>
            <w:bottom w:val="none" w:sz="0" w:space="0" w:color="auto"/>
            <w:right w:val="none" w:sz="0" w:space="0" w:color="auto"/>
          </w:divBdr>
        </w:div>
        <w:div w:id="1205757341">
          <w:marLeft w:val="0"/>
          <w:marRight w:val="0"/>
          <w:marTop w:val="0"/>
          <w:marBottom w:val="0"/>
          <w:divBdr>
            <w:top w:val="none" w:sz="0" w:space="0" w:color="auto"/>
            <w:left w:val="none" w:sz="0" w:space="0" w:color="auto"/>
            <w:bottom w:val="none" w:sz="0" w:space="0" w:color="auto"/>
            <w:right w:val="none" w:sz="0" w:space="0" w:color="auto"/>
          </w:divBdr>
        </w:div>
      </w:divsChild>
    </w:div>
    <w:div w:id="1350764479">
      <w:bodyDiv w:val="1"/>
      <w:marLeft w:val="0"/>
      <w:marRight w:val="0"/>
      <w:marTop w:val="0"/>
      <w:marBottom w:val="0"/>
      <w:divBdr>
        <w:top w:val="none" w:sz="0" w:space="0" w:color="auto"/>
        <w:left w:val="none" w:sz="0" w:space="0" w:color="auto"/>
        <w:bottom w:val="none" w:sz="0" w:space="0" w:color="auto"/>
        <w:right w:val="none" w:sz="0" w:space="0" w:color="auto"/>
      </w:divBdr>
      <w:divsChild>
        <w:div w:id="193612933">
          <w:marLeft w:val="0"/>
          <w:marRight w:val="720"/>
          <w:marTop w:val="0"/>
          <w:marBottom w:val="0"/>
          <w:divBdr>
            <w:top w:val="none" w:sz="0" w:space="0" w:color="auto"/>
            <w:left w:val="none" w:sz="0" w:space="0" w:color="auto"/>
            <w:bottom w:val="none" w:sz="0" w:space="0" w:color="auto"/>
            <w:right w:val="none" w:sz="0" w:space="0" w:color="auto"/>
          </w:divBdr>
        </w:div>
        <w:div w:id="936794557">
          <w:marLeft w:val="0"/>
          <w:marRight w:val="0"/>
          <w:marTop w:val="0"/>
          <w:marBottom w:val="0"/>
          <w:divBdr>
            <w:top w:val="none" w:sz="0" w:space="0" w:color="auto"/>
            <w:left w:val="none" w:sz="0" w:space="0" w:color="auto"/>
            <w:bottom w:val="none" w:sz="0" w:space="0" w:color="auto"/>
            <w:right w:val="none" w:sz="0" w:space="0" w:color="auto"/>
          </w:divBdr>
        </w:div>
      </w:divsChild>
    </w:div>
    <w:div w:id="1352607219">
      <w:bodyDiv w:val="1"/>
      <w:marLeft w:val="0"/>
      <w:marRight w:val="0"/>
      <w:marTop w:val="0"/>
      <w:marBottom w:val="0"/>
      <w:divBdr>
        <w:top w:val="none" w:sz="0" w:space="0" w:color="auto"/>
        <w:left w:val="none" w:sz="0" w:space="0" w:color="auto"/>
        <w:bottom w:val="none" w:sz="0" w:space="0" w:color="auto"/>
        <w:right w:val="none" w:sz="0" w:space="0" w:color="auto"/>
      </w:divBdr>
    </w:div>
    <w:div w:id="1374422437">
      <w:bodyDiv w:val="1"/>
      <w:marLeft w:val="0"/>
      <w:marRight w:val="0"/>
      <w:marTop w:val="0"/>
      <w:marBottom w:val="0"/>
      <w:divBdr>
        <w:top w:val="none" w:sz="0" w:space="0" w:color="auto"/>
        <w:left w:val="none" w:sz="0" w:space="0" w:color="auto"/>
        <w:bottom w:val="none" w:sz="0" w:space="0" w:color="auto"/>
        <w:right w:val="none" w:sz="0" w:space="0" w:color="auto"/>
      </w:divBdr>
      <w:divsChild>
        <w:div w:id="2125031387">
          <w:marLeft w:val="0"/>
          <w:marRight w:val="720"/>
          <w:marTop w:val="0"/>
          <w:marBottom w:val="0"/>
          <w:divBdr>
            <w:top w:val="none" w:sz="0" w:space="0" w:color="auto"/>
            <w:left w:val="none" w:sz="0" w:space="0" w:color="auto"/>
            <w:bottom w:val="none" w:sz="0" w:space="0" w:color="auto"/>
            <w:right w:val="none" w:sz="0" w:space="0" w:color="auto"/>
          </w:divBdr>
        </w:div>
        <w:div w:id="1719471974">
          <w:marLeft w:val="0"/>
          <w:marRight w:val="0"/>
          <w:marTop w:val="0"/>
          <w:marBottom w:val="0"/>
          <w:divBdr>
            <w:top w:val="none" w:sz="0" w:space="0" w:color="auto"/>
            <w:left w:val="none" w:sz="0" w:space="0" w:color="auto"/>
            <w:bottom w:val="none" w:sz="0" w:space="0" w:color="auto"/>
            <w:right w:val="none" w:sz="0" w:space="0" w:color="auto"/>
          </w:divBdr>
        </w:div>
      </w:divsChild>
    </w:div>
    <w:div w:id="1420517901">
      <w:bodyDiv w:val="1"/>
      <w:marLeft w:val="0"/>
      <w:marRight w:val="0"/>
      <w:marTop w:val="0"/>
      <w:marBottom w:val="0"/>
      <w:divBdr>
        <w:top w:val="none" w:sz="0" w:space="0" w:color="auto"/>
        <w:left w:val="none" w:sz="0" w:space="0" w:color="auto"/>
        <w:bottom w:val="none" w:sz="0" w:space="0" w:color="auto"/>
        <w:right w:val="none" w:sz="0" w:space="0" w:color="auto"/>
      </w:divBdr>
    </w:div>
    <w:div w:id="1518885809">
      <w:bodyDiv w:val="1"/>
      <w:marLeft w:val="0"/>
      <w:marRight w:val="0"/>
      <w:marTop w:val="0"/>
      <w:marBottom w:val="0"/>
      <w:divBdr>
        <w:top w:val="none" w:sz="0" w:space="0" w:color="auto"/>
        <w:left w:val="none" w:sz="0" w:space="0" w:color="auto"/>
        <w:bottom w:val="none" w:sz="0" w:space="0" w:color="auto"/>
        <w:right w:val="none" w:sz="0" w:space="0" w:color="auto"/>
      </w:divBdr>
    </w:div>
    <w:div w:id="1526357917">
      <w:bodyDiv w:val="1"/>
      <w:marLeft w:val="0"/>
      <w:marRight w:val="0"/>
      <w:marTop w:val="0"/>
      <w:marBottom w:val="0"/>
      <w:divBdr>
        <w:top w:val="none" w:sz="0" w:space="0" w:color="auto"/>
        <w:left w:val="none" w:sz="0" w:space="0" w:color="auto"/>
        <w:bottom w:val="none" w:sz="0" w:space="0" w:color="auto"/>
        <w:right w:val="none" w:sz="0" w:space="0" w:color="auto"/>
      </w:divBdr>
      <w:divsChild>
        <w:div w:id="689379958">
          <w:marLeft w:val="0"/>
          <w:marRight w:val="720"/>
          <w:marTop w:val="0"/>
          <w:marBottom w:val="0"/>
          <w:divBdr>
            <w:top w:val="none" w:sz="0" w:space="0" w:color="auto"/>
            <w:left w:val="none" w:sz="0" w:space="0" w:color="auto"/>
            <w:bottom w:val="none" w:sz="0" w:space="0" w:color="auto"/>
            <w:right w:val="none" w:sz="0" w:space="0" w:color="auto"/>
          </w:divBdr>
        </w:div>
        <w:div w:id="673385922">
          <w:marLeft w:val="0"/>
          <w:marRight w:val="0"/>
          <w:marTop w:val="0"/>
          <w:marBottom w:val="0"/>
          <w:divBdr>
            <w:top w:val="none" w:sz="0" w:space="0" w:color="auto"/>
            <w:left w:val="none" w:sz="0" w:space="0" w:color="auto"/>
            <w:bottom w:val="none" w:sz="0" w:space="0" w:color="auto"/>
            <w:right w:val="none" w:sz="0" w:space="0" w:color="auto"/>
          </w:divBdr>
        </w:div>
      </w:divsChild>
    </w:div>
    <w:div w:id="1529024965">
      <w:bodyDiv w:val="1"/>
      <w:marLeft w:val="0"/>
      <w:marRight w:val="0"/>
      <w:marTop w:val="0"/>
      <w:marBottom w:val="0"/>
      <w:divBdr>
        <w:top w:val="none" w:sz="0" w:space="0" w:color="auto"/>
        <w:left w:val="none" w:sz="0" w:space="0" w:color="auto"/>
        <w:bottom w:val="none" w:sz="0" w:space="0" w:color="auto"/>
        <w:right w:val="none" w:sz="0" w:space="0" w:color="auto"/>
      </w:divBdr>
    </w:div>
    <w:div w:id="1531213793">
      <w:bodyDiv w:val="1"/>
      <w:marLeft w:val="0"/>
      <w:marRight w:val="0"/>
      <w:marTop w:val="0"/>
      <w:marBottom w:val="0"/>
      <w:divBdr>
        <w:top w:val="none" w:sz="0" w:space="0" w:color="auto"/>
        <w:left w:val="none" w:sz="0" w:space="0" w:color="auto"/>
        <w:bottom w:val="none" w:sz="0" w:space="0" w:color="auto"/>
        <w:right w:val="none" w:sz="0" w:space="0" w:color="auto"/>
      </w:divBdr>
    </w:div>
    <w:div w:id="1549995189">
      <w:bodyDiv w:val="1"/>
      <w:marLeft w:val="0"/>
      <w:marRight w:val="0"/>
      <w:marTop w:val="0"/>
      <w:marBottom w:val="0"/>
      <w:divBdr>
        <w:top w:val="none" w:sz="0" w:space="0" w:color="auto"/>
        <w:left w:val="none" w:sz="0" w:space="0" w:color="auto"/>
        <w:bottom w:val="none" w:sz="0" w:space="0" w:color="auto"/>
        <w:right w:val="none" w:sz="0" w:space="0" w:color="auto"/>
      </w:divBdr>
    </w:div>
    <w:div w:id="1554002654">
      <w:bodyDiv w:val="1"/>
      <w:marLeft w:val="0"/>
      <w:marRight w:val="0"/>
      <w:marTop w:val="0"/>
      <w:marBottom w:val="0"/>
      <w:divBdr>
        <w:top w:val="none" w:sz="0" w:space="0" w:color="auto"/>
        <w:left w:val="none" w:sz="0" w:space="0" w:color="auto"/>
        <w:bottom w:val="none" w:sz="0" w:space="0" w:color="auto"/>
        <w:right w:val="none" w:sz="0" w:space="0" w:color="auto"/>
      </w:divBdr>
      <w:divsChild>
        <w:div w:id="594748140">
          <w:marLeft w:val="475"/>
          <w:marRight w:val="0"/>
          <w:marTop w:val="86"/>
          <w:marBottom w:val="120"/>
          <w:divBdr>
            <w:top w:val="none" w:sz="0" w:space="0" w:color="auto"/>
            <w:left w:val="none" w:sz="0" w:space="0" w:color="auto"/>
            <w:bottom w:val="none" w:sz="0" w:space="0" w:color="auto"/>
            <w:right w:val="none" w:sz="0" w:space="0" w:color="auto"/>
          </w:divBdr>
        </w:div>
      </w:divsChild>
    </w:div>
    <w:div w:id="1562591147">
      <w:bodyDiv w:val="1"/>
      <w:marLeft w:val="0"/>
      <w:marRight w:val="0"/>
      <w:marTop w:val="0"/>
      <w:marBottom w:val="0"/>
      <w:divBdr>
        <w:top w:val="none" w:sz="0" w:space="0" w:color="auto"/>
        <w:left w:val="none" w:sz="0" w:space="0" w:color="auto"/>
        <w:bottom w:val="none" w:sz="0" w:space="0" w:color="auto"/>
        <w:right w:val="none" w:sz="0" w:space="0" w:color="auto"/>
      </w:divBdr>
      <w:divsChild>
        <w:div w:id="955214579">
          <w:marLeft w:val="0"/>
          <w:marRight w:val="720"/>
          <w:marTop w:val="0"/>
          <w:marBottom w:val="0"/>
          <w:divBdr>
            <w:top w:val="none" w:sz="0" w:space="0" w:color="auto"/>
            <w:left w:val="none" w:sz="0" w:space="0" w:color="auto"/>
            <w:bottom w:val="none" w:sz="0" w:space="0" w:color="auto"/>
            <w:right w:val="none" w:sz="0" w:space="0" w:color="auto"/>
          </w:divBdr>
        </w:div>
        <w:div w:id="257104603">
          <w:marLeft w:val="0"/>
          <w:marRight w:val="0"/>
          <w:marTop w:val="0"/>
          <w:marBottom w:val="0"/>
          <w:divBdr>
            <w:top w:val="none" w:sz="0" w:space="0" w:color="auto"/>
            <w:left w:val="none" w:sz="0" w:space="0" w:color="auto"/>
            <w:bottom w:val="none" w:sz="0" w:space="0" w:color="auto"/>
            <w:right w:val="none" w:sz="0" w:space="0" w:color="auto"/>
          </w:divBdr>
        </w:div>
      </w:divsChild>
    </w:div>
    <w:div w:id="1570532073">
      <w:bodyDiv w:val="1"/>
      <w:marLeft w:val="0"/>
      <w:marRight w:val="0"/>
      <w:marTop w:val="0"/>
      <w:marBottom w:val="0"/>
      <w:divBdr>
        <w:top w:val="none" w:sz="0" w:space="0" w:color="auto"/>
        <w:left w:val="none" w:sz="0" w:space="0" w:color="auto"/>
        <w:bottom w:val="none" w:sz="0" w:space="0" w:color="auto"/>
        <w:right w:val="none" w:sz="0" w:space="0" w:color="auto"/>
      </w:divBdr>
    </w:div>
    <w:div w:id="1571113564">
      <w:bodyDiv w:val="1"/>
      <w:marLeft w:val="0"/>
      <w:marRight w:val="0"/>
      <w:marTop w:val="0"/>
      <w:marBottom w:val="0"/>
      <w:divBdr>
        <w:top w:val="none" w:sz="0" w:space="0" w:color="auto"/>
        <w:left w:val="none" w:sz="0" w:space="0" w:color="auto"/>
        <w:bottom w:val="none" w:sz="0" w:space="0" w:color="auto"/>
        <w:right w:val="none" w:sz="0" w:space="0" w:color="auto"/>
      </w:divBdr>
    </w:div>
    <w:div w:id="1639340988">
      <w:bodyDiv w:val="1"/>
      <w:marLeft w:val="0"/>
      <w:marRight w:val="0"/>
      <w:marTop w:val="0"/>
      <w:marBottom w:val="0"/>
      <w:divBdr>
        <w:top w:val="none" w:sz="0" w:space="0" w:color="auto"/>
        <w:left w:val="none" w:sz="0" w:space="0" w:color="auto"/>
        <w:bottom w:val="none" w:sz="0" w:space="0" w:color="auto"/>
        <w:right w:val="none" w:sz="0" w:space="0" w:color="auto"/>
      </w:divBdr>
      <w:divsChild>
        <w:div w:id="1742560682">
          <w:marLeft w:val="0"/>
          <w:marRight w:val="720"/>
          <w:marTop w:val="0"/>
          <w:marBottom w:val="0"/>
          <w:divBdr>
            <w:top w:val="none" w:sz="0" w:space="0" w:color="auto"/>
            <w:left w:val="none" w:sz="0" w:space="0" w:color="auto"/>
            <w:bottom w:val="none" w:sz="0" w:space="0" w:color="auto"/>
            <w:right w:val="none" w:sz="0" w:space="0" w:color="auto"/>
          </w:divBdr>
        </w:div>
        <w:div w:id="1959724855">
          <w:marLeft w:val="0"/>
          <w:marRight w:val="0"/>
          <w:marTop w:val="0"/>
          <w:marBottom w:val="0"/>
          <w:divBdr>
            <w:top w:val="none" w:sz="0" w:space="0" w:color="auto"/>
            <w:left w:val="none" w:sz="0" w:space="0" w:color="auto"/>
            <w:bottom w:val="none" w:sz="0" w:space="0" w:color="auto"/>
            <w:right w:val="none" w:sz="0" w:space="0" w:color="auto"/>
          </w:divBdr>
        </w:div>
      </w:divsChild>
    </w:div>
    <w:div w:id="1659335986">
      <w:bodyDiv w:val="1"/>
      <w:marLeft w:val="0"/>
      <w:marRight w:val="0"/>
      <w:marTop w:val="0"/>
      <w:marBottom w:val="0"/>
      <w:divBdr>
        <w:top w:val="none" w:sz="0" w:space="0" w:color="auto"/>
        <w:left w:val="none" w:sz="0" w:space="0" w:color="auto"/>
        <w:bottom w:val="none" w:sz="0" w:space="0" w:color="auto"/>
        <w:right w:val="none" w:sz="0" w:space="0" w:color="auto"/>
      </w:divBdr>
    </w:div>
    <w:div w:id="1665015769">
      <w:bodyDiv w:val="1"/>
      <w:marLeft w:val="0"/>
      <w:marRight w:val="0"/>
      <w:marTop w:val="0"/>
      <w:marBottom w:val="0"/>
      <w:divBdr>
        <w:top w:val="none" w:sz="0" w:space="0" w:color="auto"/>
        <w:left w:val="none" w:sz="0" w:space="0" w:color="auto"/>
        <w:bottom w:val="none" w:sz="0" w:space="0" w:color="auto"/>
        <w:right w:val="none" w:sz="0" w:space="0" w:color="auto"/>
      </w:divBdr>
    </w:div>
    <w:div w:id="1730036342">
      <w:bodyDiv w:val="1"/>
      <w:marLeft w:val="0"/>
      <w:marRight w:val="0"/>
      <w:marTop w:val="0"/>
      <w:marBottom w:val="0"/>
      <w:divBdr>
        <w:top w:val="none" w:sz="0" w:space="0" w:color="auto"/>
        <w:left w:val="none" w:sz="0" w:space="0" w:color="auto"/>
        <w:bottom w:val="none" w:sz="0" w:space="0" w:color="auto"/>
        <w:right w:val="none" w:sz="0" w:space="0" w:color="auto"/>
      </w:divBdr>
    </w:div>
    <w:div w:id="1733893322">
      <w:bodyDiv w:val="1"/>
      <w:marLeft w:val="0"/>
      <w:marRight w:val="0"/>
      <w:marTop w:val="0"/>
      <w:marBottom w:val="0"/>
      <w:divBdr>
        <w:top w:val="none" w:sz="0" w:space="0" w:color="auto"/>
        <w:left w:val="none" w:sz="0" w:space="0" w:color="auto"/>
        <w:bottom w:val="none" w:sz="0" w:space="0" w:color="auto"/>
        <w:right w:val="none" w:sz="0" w:space="0" w:color="auto"/>
      </w:divBdr>
    </w:div>
    <w:div w:id="1753776103">
      <w:bodyDiv w:val="1"/>
      <w:marLeft w:val="0"/>
      <w:marRight w:val="0"/>
      <w:marTop w:val="0"/>
      <w:marBottom w:val="0"/>
      <w:divBdr>
        <w:top w:val="none" w:sz="0" w:space="0" w:color="auto"/>
        <w:left w:val="none" w:sz="0" w:space="0" w:color="auto"/>
        <w:bottom w:val="none" w:sz="0" w:space="0" w:color="auto"/>
        <w:right w:val="none" w:sz="0" w:space="0" w:color="auto"/>
      </w:divBdr>
      <w:divsChild>
        <w:div w:id="1657222820">
          <w:marLeft w:val="0"/>
          <w:marRight w:val="720"/>
          <w:marTop w:val="0"/>
          <w:marBottom w:val="0"/>
          <w:divBdr>
            <w:top w:val="none" w:sz="0" w:space="0" w:color="auto"/>
            <w:left w:val="none" w:sz="0" w:space="0" w:color="auto"/>
            <w:bottom w:val="none" w:sz="0" w:space="0" w:color="auto"/>
            <w:right w:val="none" w:sz="0" w:space="0" w:color="auto"/>
          </w:divBdr>
        </w:div>
        <w:div w:id="1240481252">
          <w:marLeft w:val="0"/>
          <w:marRight w:val="0"/>
          <w:marTop w:val="0"/>
          <w:marBottom w:val="0"/>
          <w:divBdr>
            <w:top w:val="none" w:sz="0" w:space="0" w:color="auto"/>
            <w:left w:val="none" w:sz="0" w:space="0" w:color="auto"/>
            <w:bottom w:val="none" w:sz="0" w:space="0" w:color="auto"/>
            <w:right w:val="none" w:sz="0" w:space="0" w:color="auto"/>
          </w:divBdr>
        </w:div>
      </w:divsChild>
    </w:div>
    <w:div w:id="1804076047">
      <w:bodyDiv w:val="1"/>
      <w:marLeft w:val="0"/>
      <w:marRight w:val="0"/>
      <w:marTop w:val="0"/>
      <w:marBottom w:val="0"/>
      <w:divBdr>
        <w:top w:val="none" w:sz="0" w:space="0" w:color="auto"/>
        <w:left w:val="none" w:sz="0" w:space="0" w:color="auto"/>
        <w:bottom w:val="none" w:sz="0" w:space="0" w:color="auto"/>
        <w:right w:val="none" w:sz="0" w:space="0" w:color="auto"/>
      </w:divBdr>
    </w:div>
    <w:div w:id="1872959996">
      <w:bodyDiv w:val="1"/>
      <w:marLeft w:val="0"/>
      <w:marRight w:val="0"/>
      <w:marTop w:val="0"/>
      <w:marBottom w:val="0"/>
      <w:divBdr>
        <w:top w:val="none" w:sz="0" w:space="0" w:color="auto"/>
        <w:left w:val="none" w:sz="0" w:space="0" w:color="auto"/>
        <w:bottom w:val="none" w:sz="0" w:space="0" w:color="auto"/>
        <w:right w:val="none" w:sz="0" w:space="0" w:color="auto"/>
      </w:divBdr>
      <w:divsChild>
        <w:div w:id="946083489">
          <w:marLeft w:val="0"/>
          <w:marRight w:val="720"/>
          <w:marTop w:val="0"/>
          <w:marBottom w:val="0"/>
          <w:divBdr>
            <w:top w:val="none" w:sz="0" w:space="0" w:color="auto"/>
            <w:left w:val="none" w:sz="0" w:space="0" w:color="auto"/>
            <w:bottom w:val="none" w:sz="0" w:space="0" w:color="auto"/>
            <w:right w:val="none" w:sz="0" w:space="0" w:color="auto"/>
          </w:divBdr>
        </w:div>
        <w:div w:id="663556680">
          <w:marLeft w:val="0"/>
          <w:marRight w:val="0"/>
          <w:marTop w:val="0"/>
          <w:marBottom w:val="0"/>
          <w:divBdr>
            <w:top w:val="none" w:sz="0" w:space="0" w:color="auto"/>
            <w:left w:val="none" w:sz="0" w:space="0" w:color="auto"/>
            <w:bottom w:val="none" w:sz="0" w:space="0" w:color="auto"/>
            <w:right w:val="none" w:sz="0" w:space="0" w:color="auto"/>
          </w:divBdr>
        </w:div>
      </w:divsChild>
    </w:div>
    <w:div w:id="1916622613">
      <w:bodyDiv w:val="1"/>
      <w:marLeft w:val="0"/>
      <w:marRight w:val="0"/>
      <w:marTop w:val="0"/>
      <w:marBottom w:val="0"/>
      <w:divBdr>
        <w:top w:val="none" w:sz="0" w:space="0" w:color="auto"/>
        <w:left w:val="none" w:sz="0" w:space="0" w:color="auto"/>
        <w:bottom w:val="none" w:sz="0" w:space="0" w:color="auto"/>
        <w:right w:val="none" w:sz="0" w:space="0" w:color="auto"/>
      </w:divBdr>
    </w:div>
    <w:div w:id="1920287948">
      <w:bodyDiv w:val="1"/>
      <w:marLeft w:val="0"/>
      <w:marRight w:val="0"/>
      <w:marTop w:val="0"/>
      <w:marBottom w:val="0"/>
      <w:divBdr>
        <w:top w:val="none" w:sz="0" w:space="0" w:color="auto"/>
        <w:left w:val="none" w:sz="0" w:space="0" w:color="auto"/>
        <w:bottom w:val="none" w:sz="0" w:space="0" w:color="auto"/>
        <w:right w:val="none" w:sz="0" w:space="0" w:color="auto"/>
      </w:divBdr>
    </w:div>
    <w:div w:id="1968730344">
      <w:bodyDiv w:val="1"/>
      <w:marLeft w:val="0"/>
      <w:marRight w:val="0"/>
      <w:marTop w:val="0"/>
      <w:marBottom w:val="0"/>
      <w:divBdr>
        <w:top w:val="none" w:sz="0" w:space="0" w:color="auto"/>
        <w:left w:val="none" w:sz="0" w:space="0" w:color="auto"/>
        <w:bottom w:val="none" w:sz="0" w:space="0" w:color="auto"/>
        <w:right w:val="none" w:sz="0" w:space="0" w:color="auto"/>
      </w:divBdr>
    </w:div>
    <w:div w:id="1997108351">
      <w:bodyDiv w:val="1"/>
      <w:marLeft w:val="0"/>
      <w:marRight w:val="0"/>
      <w:marTop w:val="0"/>
      <w:marBottom w:val="0"/>
      <w:divBdr>
        <w:top w:val="none" w:sz="0" w:space="0" w:color="auto"/>
        <w:left w:val="none" w:sz="0" w:space="0" w:color="auto"/>
        <w:bottom w:val="none" w:sz="0" w:space="0" w:color="auto"/>
        <w:right w:val="none" w:sz="0" w:space="0" w:color="auto"/>
      </w:divBdr>
    </w:div>
    <w:div w:id="2043894944">
      <w:bodyDiv w:val="1"/>
      <w:marLeft w:val="0"/>
      <w:marRight w:val="0"/>
      <w:marTop w:val="0"/>
      <w:marBottom w:val="0"/>
      <w:divBdr>
        <w:top w:val="none" w:sz="0" w:space="0" w:color="auto"/>
        <w:left w:val="none" w:sz="0" w:space="0" w:color="auto"/>
        <w:bottom w:val="none" w:sz="0" w:space="0" w:color="auto"/>
        <w:right w:val="none" w:sz="0" w:space="0" w:color="auto"/>
      </w:divBdr>
    </w:div>
    <w:div w:id="2066490233">
      <w:bodyDiv w:val="1"/>
      <w:marLeft w:val="0"/>
      <w:marRight w:val="0"/>
      <w:marTop w:val="0"/>
      <w:marBottom w:val="0"/>
      <w:divBdr>
        <w:top w:val="none" w:sz="0" w:space="0" w:color="auto"/>
        <w:left w:val="none" w:sz="0" w:space="0" w:color="auto"/>
        <w:bottom w:val="none" w:sz="0" w:space="0" w:color="auto"/>
        <w:right w:val="none" w:sz="0" w:space="0" w:color="auto"/>
      </w:divBdr>
      <w:divsChild>
        <w:div w:id="1610090070">
          <w:marLeft w:val="0"/>
          <w:marRight w:val="720"/>
          <w:marTop w:val="0"/>
          <w:marBottom w:val="0"/>
          <w:divBdr>
            <w:top w:val="none" w:sz="0" w:space="0" w:color="auto"/>
            <w:left w:val="none" w:sz="0" w:space="0" w:color="auto"/>
            <w:bottom w:val="none" w:sz="0" w:space="0" w:color="auto"/>
            <w:right w:val="none" w:sz="0" w:space="0" w:color="auto"/>
          </w:divBdr>
        </w:div>
        <w:div w:id="702706249">
          <w:marLeft w:val="0"/>
          <w:marRight w:val="0"/>
          <w:marTop w:val="0"/>
          <w:marBottom w:val="0"/>
          <w:divBdr>
            <w:top w:val="none" w:sz="0" w:space="0" w:color="auto"/>
            <w:left w:val="none" w:sz="0" w:space="0" w:color="auto"/>
            <w:bottom w:val="none" w:sz="0" w:space="0" w:color="auto"/>
            <w:right w:val="none" w:sz="0" w:space="0" w:color="auto"/>
          </w:divBdr>
        </w:div>
      </w:divsChild>
    </w:div>
    <w:div w:id="2143306032">
      <w:bodyDiv w:val="1"/>
      <w:marLeft w:val="0"/>
      <w:marRight w:val="0"/>
      <w:marTop w:val="0"/>
      <w:marBottom w:val="0"/>
      <w:divBdr>
        <w:top w:val="none" w:sz="0" w:space="0" w:color="auto"/>
        <w:left w:val="none" w:sz="0" w:space="0" w:color="auto"/>
        <w:bottom w:val="none" w:sz="0" w:space="0" w:color="auto"/>
        <w:right w:val="none" w:sz="0" w:space="0" w:color="auto"/>
      </w:divBdr>
      <w:divsChild>
        <w:div w:id="181238485">
          <w:marLeft w:val="0"/>
          <w:marRight w:val="720"/>
          <w:marTop w:val="0"/>
          <w:marBottom w:val="0"/>
          <w:divBdr>
            <w:top w:val="none" w:sz="0" w:space="0" w:color="auto"/>
            <w:left w:val="none" w:sz="0" w:space="0" w:color="auto"/>
            <w:bottom w:val="none" w:sz="0" w:space="0" w:color="auto"/>
            <w:right w:val="none" w:sz="0" w:space="0" w:color="auto"/>
          </w:divBdr>
        </w:div>
        <w:div w:id="17592548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elsys.com/trigno-avanti/" TargetMode="External"/><Relationship Id="rId3" Type="http://schemas.openxmlformats.org/officeDocument/2006/relationships/customXml" Target="../customXml/item3.xml"/><Relationship Id="rId21" Type="http://schemas.openxmlformats.org/officeDocument/2006/relationships/hyperlink" Target="https://doi.org/10.3390/s22197472"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hyperlink" Target="https://doi.org/10.3390/s130912431" TargetMode="External"/><Relationship Id="rId33" Type="http://schemas.openxmlformats.org/officeDocument/2006/relationships/hyperlink" Target="https://www.oshaeducationschool.com/articles/ergonomics-in-the-modern-workplace-osha-s-guidance-for-reducing-strain-and-injury"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bpb-us-w2.wpmucdn.com/sites.uwm.edu/dist/1/746/files/2020/04/Poppe_Joh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doi.org/10.3390/s19143108" TargetMode="External"/><Relationship Id="rId32" Type="http://schemas.openxmlformats.org/officeDocument/2006/relationships/hyperlink" Target="https://doi.org/10.1088/1757-899x/705/1/012010"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hopkinsmedicine.org/health/treatment-tests-and-therapies/electromyography-emg" TargetMode="External"/><Relationship Id="rId28" Type="http://schemas.openxmlformats.org/officeDocument/2006/relationships/hyperlink" Target="https://www.delsys.com/downloads/TECHNICALNOTE/101-emg-sensor-placement.pdf"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oi.org/10.1109/cdc.2011.616129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3389/fphys.2021.790292" TargetMode="External"/><Relationship Id="rId27" Type="http://schemas.openxmlformats.org/officeDocument/2006/relationships/hyperlink" Target="https://delsys.com/trigno-discover/" TargetMode="External"/><Relationship Id="rId30" Type="http://schemas.openxmlformats.org/officeDocument/2006/relationships/hyperlink" Target="https://doi.org/10.1016/j.jelekin.2003.10.005"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DE7E598C1C96948ACD96FA2CBCE33D7" ma:contentTypeVersion="8" ma:contentTypeDescription="Create a new document." ma:contentTypeScope="" ma:versionID="c5ae21c1f584138e5fec8d74e01122c4">
  <xsd:schema xmlns:xsd="http://www.w3.org/2001/XMLSchema" xmlns:xs="http://www.w3.org/2001/XMLSchema" xmlns:p="http://schemas.microsoft.com/office/2006/metadata/properties" xmlns:ns3="04a9ec9d-805a-4529-b1f8-d54919ac3f14" xmlns:ns4="28cf5a44-8da1-4048-921b-301d0c57fd14" targetNamespace="http://schemas.microsoft.com/office/2006/metadata/properties" ma:root="true" ma:fieldsID="89d022ad47042219561a08ca85b7dfd6" ns3:_="" ns4:_="">
    <xsd:import namespace="04a9ec9d-805a-4529-b1f8-d54919ac3f14"/>
    <xsd:import namespace="28cf5a44-8da1-4048-921b-301d0c57fd14"/>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a9ec9d-805a-4529-b1f8-d54919ac3f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cf5a44-8da1-4048-921b-301d0c57fd1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a9ec9d-805a-4529-b1f8-d54919ac3f14" xsi:nil="true"/>
  </documentManagement>
</p:properties>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2.xml><?xml version="1.0" encoding="utf-8"?>
<ds:datastoreItem xmlns:ds="http://schemas.openxmlformats.org/officeDocument/2006/customXml" ds:itemID="{BD1AA1C8-CA2C-4E9B-A077-7C24CD6E6A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a9ec9d-805a-4529-b1f8-d54919ac3f14"/>
    <ds:schemaRef ds:uri="28cf5a44-8da1-4048-921b-301d0c57f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B788C1-EEB5-4256-AB1F-C1892AD36FC5}">
  <ds:schemaRefs>
    <ds:schemaRef ds:uri="http://schemas.microsoft.com/sharepoint/v3/contenttype/forms"/>
  </ds:schemaRefs>
</ds:datastoreItem>
</file>

<file path=customXml/itemProps4.xml><?xml version="1.0" encoding="utf-8"?>
<ds:datastoreItem xmlns:ds="http://schemas.openxmlformats.org/officeDocument/2006/customXml" ds:itemID="{02ABDA40-2157-4D0A-AEB1-AEED53A53B26}">
  <ds:schemaRefs>
    <ds:schemaRef ds:uri="http://schemas.microsoft.com/office/2006/metadata/properties"/>
    <ds:schemaRef ds:uri="http://schemas.microsoft.com/office/infopath/2007/PartnerControls"/>
    <ds:schemaRef ds:uri="04a9ec9d-805a-4529-b1f8-d54919ac3f14"/>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3678</Words>
  <Characters>20970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Emily Montgomery</cp:lastModifiedBy>
  <cp:revision>35</cp:revision>
  <dcterms:created xsi:type="dcterms:W3CDTF">2024-07-31T18:48:00Z</dcterms:created>
  <dcterms:modified xsi:type="dcterms:W3CDTF">2024-07-31T20:18:00Z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0x0101006DE7E598C1C96948ACD96FA2CBCE33D7</vt:lpwstr>
  </property>
</Properties>
</file>